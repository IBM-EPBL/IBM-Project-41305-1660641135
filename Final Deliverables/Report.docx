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Pr>
          <w:rFonts w:ascii="Liberation Serif Regular" w:eastAsia="Liberation Serif Regular" w:hAnsi="Liberation Serif Regular" w:cs="Liberation Serif Regular"/>
        </w:rPr>
      </w:pPr>
    </w:p>
    <w:tbl>
      <w:tblPr>
        <w:tblStyle w:val="973505"/>
        <w:tblW w:w="7215" w:type="dxa"/>
        <w:tblInd w:w="1837" w:type="dxa"/>
        <w:tblLayout w:type="fixed"/>
        <w:tblLook w:val="0600"/>
      </w:tblPr>
      <w:tblGrid>
        <w:gridCol w:w="2600"/>
        <w:gridCol w:w="4615"/>
      </w:tblGrid>
      <w:tr>
        <w:trPr>
          <w:trHeight w:val="529"/>
        </w:trPr>
        <w:tc>
          <w:tcPr>
            <w:tcW w:w="2600" w:type="dxa"/>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Team Id</w:t>
            </w:r>
          </w:p>
        </w:tc>
        <w:tc>
          <w:tcPr>
            <w:tcW w:w="4615" w:type="dxa"/>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PNT2022TMID50023</w:t>
            </w:r>
          </w:p>
        </w:tc>
      </w:tr>
      <w:tr>
        <w:trPr>
          <w:trHeight w:val="498"/>
        </w:trPr>
        <w:tc>
          <w:tcPr>
            <w:tcW w:w="2600" w:type="dxa"/>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Project Name</w:t>
            </w:r>
          </w:p>
        </w:tc>
        <w:tc>
          <w:tcPr>
            <w:tcW w:w="4615" w:type="dxa"/>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Plasma Donor Application</w:t>
            </w:r>
          </w:p>
        </w:tc>
      </w:tr>
    </w:tbl>
    <w:p>
      <w:pPr>
        <w:rPr>
          <w:rFonts w:ascii="Liberation Serif Regular" w:eastAsia="Liberation Serif Regular" w:hAnsi="Liberation Serif Regular" w:cs="Liberation Serif Regular"/>
        </w:rPr>
      </w:pPr>
    </w:p>
    <w:p>
      <w:pPr>
        <w:pStyle w:val="Heading4"/>
        <w:outlineLvl w:val="3"/>
        <w:rPr>
          <w:rFonts w:ascii="Liberation Serif Regular" w:eastAsia="Liberation Serif Regular" w:hAnsi="Liberation Serif Regular" w:cs="Liberation Serif Regular"/>
        </w:rPr>
      </w:pPr>
      <w:r/>
      <w:bookmarkStart w:id="0" w:name="_Tocux37vwht5fq9"/>
      <w:r>
        <w:rPr>
          <w:rFonts w:ascii="Liberation Serif Regular" w:eastAsia="Liberation Serif Regular" w:hAnsi="Liberation Serif Regular" w:cs="Liberation Serif Regular"/>
          <w:i w:val="false"/>
        </w:rPr>
        <w:t>1. INTRODUCTION</w:t>
      </w:r>
      <w:bookmarkEnd w:id="0"/>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1.1 Project Overview</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1.2 Purpose</w:t>
      </w:r>
    </w:p>
    <w:p>
      <w:pPr>
        <w:pStyle w:val="Heading4"/>
        <w:outlineLvl w:val="3"/>
        <w:rPr>
          <w:rFonts w:ascii="Liberation Serif Regular" w:eastAsia="Liberation Serif Regular" w:hAnsi="Liberation Serif Regular" w:cs="Liberation Serif Regular"/>
        </w:rPr>
      </w:pPr>
      <w:r/>
      <w:bookmarkStart w:id="1" w:name="_Tocfi0lfrnwtnf5"/>
      <w:r>
        <w:rPr>
          <w:rFonts w:ascii="Liberation Serif Regular" w:eastAsia="Liberation Serif Regular" w:hAnsi="Liberation Serif Regular" w:cs="Liberation Serif Regular"/>
          <w:i w:val="false"/>
        </w:rPr>
        <w:t>2. LITERATURE SURVEY</w:t>
      </w:r>
      <w:bookmarkEnd w:id="1"/>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2.1 Existing problem</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2.2 References</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2.3 Problem Statement Definition</w:t>
      </w:r>
    </w:p>
    <w:p>
      <w:pPr>
        <w:pStyle w:val="Heading4"/>
        <w:outlineLvl w:val="3"/>
        <w:rPr>
          <w:rFonts w:ascii="Liberation Serif Regular" w:eastAsia="Liberation Serif Regular" w:hAnsi="Liberation Serif Regular" w:cs="Liberation Serif Regular"/>
        </w:rPr>
      </w:pPr>
      <w:r/>
      <w:bookmarkStart w:id="2" w:name="_Tocv0g8fragts7u"/>
      <w:r>
        <w:rPr>
          <w:rFonts w:ascii="Liberation Serif Regular" w:eastAsia="Liberation Serif Regular" w:hAnsi="Liberation Serif Regular" w:cs="Liberation Serif Regular"/>
          <w:i w:val="false"/>
        </w:rPr>
        <w:t>3. IDEATION &amp; PROPOSED SOLUTION</w:t>
      </w:r>
      <w:bookmarkEnd w:id="2"/>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3.1 Empathy Map Canvas</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3.2 Ideation &amp;amp; Brainstorming</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3.3 Proposed Solution</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3.4 Problem Solution fit</w:t>
      </w:r>
    </w:p>
    <w:p>
      <w:pPr>
        <w:pStyle w:val="Heading4"/>
        <w:outlineLvl w:val="3"/>
        <w:rPr>
          <w:rFonts w:ascii="Liberation Serif Regular" w:eastAsia="Liberation Serif Regular" w:hAnsi="Liberation Serif Regular" w:cs="Liberation Serif Regular"/>
        </w:rPr>
      </w:pPr>
      <w:r/>
      <w:bookmarkStart w:id="3" w:name="_Toc6foqrd5f4qjs"/>
      <w:r>
        <w:rPr>
          <w:rFonts w:ascii="Liberation Serif Regular" w:eastAsia="Liberation Serif Regular" w:hAnsi="Liberation Serif Regular" w:cs="Liberation Serif Regular"/>
          <w:i w:val="false"/>
        </w:rPr>
        <w:t>4. REQUIREMENT ANALYSIS</w:t>
      </w:r>
      <w:bookmarkEnd w:id="3"/>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4.1 Functional requirement</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4.2 Non-Functional requirements</w:t>
      </w:r>
    </w:p>
    <w:p>
      <w:pPr>
        <w:pStyle w:val="Heading4"/>
        <w:outlineLvl w:val="3"/>
        <w:rPr>
          <w:rFonts w:ascii="Liberation Serif Regular" w:eastAsia="Liberation Serif Regular" w:hAnsi="Liberation Serif Regular" w:cs="Liberation Serif Regular"/>
        </w:rPr>
      </w:pPr>
      <w:r/>
      <w:bookmarkStart w:id="4" w:name="_Tocdu8np2p871vx"/>
      <w:r>
        <w:rPr>
          <w:rFonts w:ascii="Liberation Serif Regular" w:eastAsia="Liberation Serif Regular" w:hAnsi="Liberation Serif Regular" w:cs="Liberation Serif Regular"/>
          <w:i w:val="false"/>
        </w:rPr>
        <w:t>5. PROJECT DESIGN</w:t>
      </w:r>
      <w:bookmarkEnd w:id="4"/>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5.1 Data Flow Diagrams</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5.2 Solution &amp; Technical Architecture</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5.3 User Stories</w:t>
      </w:r>
    </w:p>
    <w:p>
      <w:pPr>
        <w:pStyle w:val="Heading4"/>
        <w:outlineLvl w:val="3"/>
        <w:rPr>
          <w:rFonts w:ascii="Liberation Serif Regular" w:eastAsia="Liberation Serif Regular" w:hAnsi="Liberation Serif Regular" w:cs="Liberation Serif Regular"/>
        </w:rPr>
      </w:pPr>
      <w:r/>
      <w:bookmarkStart w:id="5" w:name="_Toctd3k0prr6a5k"/>
      <w:r>
        <w:rPr>
          <w:rFonts w:ascii="Liberation Serif Regular" w:eastAsia="Liberation Serif Regular" w:hAnsi="Liberation Serif Regular" w:cs="Liberation Serif Regular"/>
          <w:i w:val="false"/>
        </w:rPr>
        <w:t>6. PROJECT PLANNING &amp; SCHEDULING</w:t>
      </w:r>
      <w:bookmarkEnd w:id="5"/>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6.1 Sprint Planning &amp; Estimation</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6.2 Sprint Delivery Schedule</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6.3 Reports from JIRA</w:t>
      </w:r>
    </w:p>
    <w:p>
      <w:pPr>
        <w:pStyle w:val="Heading4"/>
        <w:outlineLvl w:val="3"/>
        <w:rPr>
          <w:rFonts w:ascii="Liberation Serif Regular" w:eastAsia="Liberation Serif Regular" w:hAnsi="Liberation Serif Regular" w:cs="Liberation Serif Regular"/>
        </w:rPr>
      </w:pPr>
      <w:r/>
      <w:bookmarkStart w:id="6" w:name="_Tociyl5a1evtnr0"/>
      <w:r>
        <w:rPr>
          <w:rFonts w:ascii="Liberation Serif Regular" w:eastAsia="Liberation Serif Regular" w:hAnsi="Liberation Serif Regular" w:cs="Liberation Serif Regular"/>
          <w:i w:val="false"/>
        </w:rPr>
        <w:t>7. CODING &amp; SOLUTIONING (Explain the features added in the project along with code)</w:t>
      </w:r>
      <w:bookmarkEnd w:id="6"/>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7.1 Feature 1</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7.2 Feature 2</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7.3 Database Schema (if Applicable)</w:t>
      </w:r>
    </w:p>
    <w:p>
      <w:pPr>
        <w:pStyle w:val="Heading4"/>
        <w:outlineLvl w:val="3"/>
        <w:rPr>
          <w:rFonts w:ascii="Liberation Serif Regular" w:eastAsia="Liberation Serif Regular" w:hAnsi="Liberation Serif Regular" w:cs="Liberation Serif Regular"/>
        </w:rPr>
      </w:pPr>
      <w:r/>
      <w:bookmarkStart w:id="7" w:name="_Tocwsl3uxscfne0"/>
      <w:r>
        <w:rPr>
          <w:rFonts w:ascii="Liberation Serif Regular" w:eastAsia="Liberation Serif Regular" w:hAnsi="Liberation Serif Regular" w:cs="Liberation Serif Regular"/>
          <w:i w:val="false"/>
        </w:rPr>
        <w:t>8. TESTING</w:t>
      </w:r>
      <w:bookmarkEnd w:id="7"/>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8.1 Test Cases</w:t>
      </w:r>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8.2 User Acceptance Testing</w:t>
      </w:r>
    </w:p>
    <w:p>
      <w:pPr>
        <w:pStyle w:val="Heading4"/>
        <w:outlineLvl w:val="3"/>
        <w:rPr>
          <w:rFonts w:ascii="Liberation Serif Regular" w:eastAsia="Liberation Serif Regular" w:hAnsi="Liberation Serif Regular" w:cs="Liberation Serif Regular"/>
        </w:rPr>
      </w:pPr>
      <w:r/>
      <w:bookmarkStart w:id="8" w:name="_Tocqrpjaogpk15r"/>
      <w:r>
        <w:rPr>
          <w:rFonts w:ascii="Liberation Serif Regular" w:eastAsia="Liberation Serif Regular" w:hAnsi="Liberation Serif Regular" w:cs="Liberation Serif Regular"/>
          <w:i w:val="false"/>
        </w:rPr>
        <w:t>9. RESULTS</w:t>
      </w:r>
      <w:bookmarkEnd w:id="8"/>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9.1 Performance Metrics</w:t>
      </w:r>
    </w:p>
    <w:p>
      <w:pPr>
        <w:pStyle w:val="Heading4"/>
        <w:outlineLvl w:val="3"/>
        <w:rPr>
          <w:rFonts w:ascii="Liberation Serif Regular" w:eastAsia="Liberation Serif Regular" w:hAnsi="Liberation Serif Regular" w:cs="Liberation Serif Regular"/>
          <w:i w:val="false"/>
        </w:rPr>
      </w:pPr>
      <w:r/>
      <w:bookmarkStart w:id="9" w:name="_Tocmxwlrypr8oy5"/>
      <w:r>
        <w:rPr>
          <w:rFonts w:ascii="Liberation Serif Regular" w:eastAsia="Liberation Serif Regular" w:hAnsi="Liberation Serif Regular" w:cs="Liberation Serif Regular"/>
          <w:i w:val="false"/>
        </w:rPr>
        <w:t>10. ADVANTAGES &amp; DISADVANTAGES</w:t>
      </w:r>
      <w:bookmarkEnd w:id="9"/>
    </w:p>
    <w:p>
      <w:pPr>
        <w:pStyle w:val="Heading4"/>
        <w:outlineLvl w:val="3"/>
        <w:rPr>
          <w:rFonts w:ascii="Liberation Serif Regular" w:eastAsia="Liberation Serif Regular" w:hAnsi="Liberation Serif Regular" w:cs="Liberation Serif Regular"/>
          <w:i w:val="false"/>
        </w:rPr>
      </w:pPr>
      <w:r/>
      <w:bookmarkStart w:id="10" w:name="_Tocjsz7c895g9vr"/>
      <w:r>
        <w:rPr>
          <w:rFonts w:ascii="Liberation Serif Regular" w:eastAsia="Liberation Serif Regular" w:hAnsi="Liberation Serif Regular" w:cs="Liberation Serif Regular"/>
          <w:i w:val="false"/>
        </w:rPr>
        <w:t>11. CONCLUSION</w:t>
      </w:r>
      <w:bookmarkEnd w:id="10"/>
    </w:p>
    <w:p>
      <w:pPr>
        <w:pStyle w:val="Heading4"/>
        <w:outlineLvl w:val="3"/>
        <w:rPr>
          <w:rFonts w:ascii="Liberation Serif Regular" w:eastAsia="Liberation Serif Regular" w:hAnsi="Liberation Serif Regular" w:cs="Liberation Serif Regular"/>
          <w:i w:val="false"/>
        </w:rPr>
      </w:pPr>
      <w:r/>
      <w:bookmarkStart w:id="11" w:name="_Toc49r8xduynhe5"/>
      <w:r>
        <w:rPr>
          <w:rFonts w:ascii="Liberation Serif Regular" w:eastAsia="Liberation Serif Regular" w:hAnsi="Liberation Serif Regular" w:cs="Liberation Serif Regular"/>
          <w:i w:val="false"/>
        </w:rPr>
        <w:t>12. FUTURE SCOPE</w:t>
      </w:r>
      <w:bookmarkEnd w:id="11"/>
    </w:p>
    <w:p>
      <w:pPr>
        <w:pStyle w:val="Heading4"/>
        <w:outlineLvl w:val="3"/>
        <w:rPr>
          <w:rFonts w:ascii="Liberation Serif Regular" w:eastAsia="Liberation Serif Regular" w:hAnsi="Liberation Serif Regular" w:cs="Liberation Serif Regular"/>
        </w:rPr>
      </w:pPr>
      <w:r/>
      <w:bookmarkStart w:id="12" w:name="_Tocma43vshkojib"/>
      <w:r>
        <w:rPr>
          <w:rFonts w:ascii="Liberation Serif Regular" w:eastAsia="Liberation Serif Regular" w:hAnsi="Liberation Serif Regular" w:cs="Liberation Serif Regular"/>
          <w:i w:val="false"/>
        </w:rPr>
        <w:t>13. APPENDIX</w:t>
      </w:r>
      <w:bookmarkEnd w:id="12"/>
    </w:p>
    <w:p>
      <w:pPr>
        <w:pStyle w:val="Normal"/>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Source Code</w:t>
      </w:r>
    </w:p>
    <w:p>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GitHub &amp; Project Demo Link</w:t>
      </w:r>
    </w:p>
    <w:p>
      <w:pPr>
        <w:pStyle w:val="Heading2"/>
        <w:pBdr/>
        <w:jc w:val="center"/>
        <w:outlineLvl w:val="1"/>
        <w:rPr>
          <w:rFonts w:ascii="Liberation Serif Regular" w:eastAsia="Liberation Serif Regular" w:hAnsi="Liberation Serif Regular" w:cs="Liberation Serif Regular"/>
        </w:rPr>
      </w:pPr>
      <w:r/>
      <w:bookmarkStart w:id="13" w:name="_Toc2pq8xvp6r2eh"/>
      <w:bookmarkEnd w:id="13"/>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CHAPTER 1</w:t>
      </w:r>
    </w:p>
    <w:p>
      <w:pPr>
        <w:pStyle w:val="Heading2"/>
        <w:pBdr/>
        <w:jc w:val="center"/>
        <w:outlineLvl w:val="1"/>
        <w:rPr>
          <w:rFonts w:ascii="Liberation Serif Regular" w:eastAsia="Liberation Serif Regular" w:hAnsi="Liberation Serif Regular" w:cs="Liberation Serif Regular"/>
        </w:rPr>
      </w:pPr>
      <w:r/>
      <w:bookmarkStart w:id="14" w:name="_Toc7kc7o4hrqplg"/>
      <w:r>
        <w:rPr>
          <w:rFonts w:ascii="Liberation Serif Regular" w:eastAsia="Liberation Serif Regular" w:hAnsi="Liberation Serif Regular" w:cs="Liberation Serif Regular"/>
        </w:rPr>
        <w:t>INTRODUCTION</w:t>
      </w:r>
    </w:p>
    <w:p>
      <w:pPr>
        <w:pStyle w:val="Heading3"/>
        <w:pBdr/>
        <w:jc w:val="left"/>
        <w:outlineLvl w:val="2"/>
        <w:rPr>
          <w:rFonts w:ascii="Liberation Serif Regular" w:eastAsia="Liberation Serif Regular" w:hAnsi="Liberation Serif Regular" w:cs="Liberation Serif Regular"/>
        </w:rPr>
      </w:pPr>
      <w:bookmarkEnd w:id="14"/>
      <w:r/>
      <w:bookmarkStart w:id="15" w:name="_Toc0qwkn2x7tory"/>
      <w:r>
        <w:rPr>
          <w:rFonts w:ascii="Liberation Serif Regular" w:eastAsia="Liberation Serif Regular" w:hAnsi="Liberation Serif Regular" w:cs="Liberation Serif Regular"/>
          <w:i w:val="false"/>
          <w:sz w:val="28"/>
        </w:rPr>
        <w:t xml:space="preserve"> </w:t>
      </w:r>
      <w:r>
        <w:rPr>
          <w:rFonts w:ascii="Liberation Serif Regular" w:eastAsia="Liberation Serif Regular" w:hAnsi="Liberation Serif Regular" w:cs="Liberation Serif Regular"/>
          <w:i w:val="false"/>
          <w:sz w:val="36"/>
        </w:rPr>
        <w:t>1.1.Project Overview</w:t>
      </w:r>
      <w:bookmarkEnd w:id="15"/>
    </w:p>
    <w:p>
      <w:pPr>
        <w:pStyle w:val="Subtitle"/>
        <w:pBdr/>
        <w:jc w:val="both"/>
        <w:rPr>
          <w:rFonts w:ascii="Liberation Serif Regular" w:eastAsia="Liberation Serif Regular" w:hAnsi="Liberation Serif Regular" w:cs="Liberation Serif Regular"/>
        </w:rPr>
      </w:pPr>
      <w:r/>
      <w:bookmarkStart w:id="16" w:name="_Toc5dgpujtzukpo"/>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b w:val="false"/>
          <w:i w:val="false"/>
        </w:rPr>
        <w:t xml:space="preserve">  </w:t>
      </w:r>
      <w:r>
        <w:rPr>
          <w:rFonts w:ascii="Liberation Serif Regular" w:eastAsia="Liberation Serif Regular" w:hAnsi="Liberation Serif Regular" w:cs="Liberation Serif Regular"/>
          <w:b w:val="false"/>
          <w:i w:val="false"/>
          <w:sz w:val="28"/>
        </w:rPr>
        <w:t>During the COVID 19 crisis, the need for plasma increased, while the number of donors has decreased. A plasma is a liquid portion of the blood, over 55% of human blood is plasma. Plasma therapy is a process where blood is donated by recovered patients in order to establish antibodies that fights the infection.For instance, during COVID 19 crisis the requirement for plasma increased drastically as there were no vaccination found in order to treat the infected patients, with plasma therapy the recovery rates where high but the donor count was very low and in such situations it was very important to get the information about the plasma donors. Saving the donor information and notifying about the current donors would be a helping hand as it can save time and help the users to track down the necessary information about the donors.Plasma is  also necessary for the survival of people with cancer, rare disorders,immunological problems, and genetic anomalies. Every blood bank claims to be out of blood, so we need to make people aware of the issue and offer support. Numerous camps,seminars, and applications can be of great help.</w:t>
      </w:r>
      <w:bookmarkEnd w:id="16"/>
    </w:p>
    <w:p>
      <w:pPr>
        <w:pStyle w:val="Subtitle"/>
        <w:rPr>
          <w:rFonts w:ascii="Liberation Serif Regular" w:eastAsia="Liberation Serif Regular" w:hAnsi="Liberation Serif Regular" w:cs="Liberation Serif Regular"/>
        </w:rPr>
      </w:pPr>
      <w:r/>
      <w:bookmarkStart w:id="17" w:name="_Tocrtd3wvncm4j0"/>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i w:val="false"/>
          <w:sz w:val="28"/>
        </w:rPr>
        <w:t xml:space="preserve"> </w:t>
      </w:r>
      <w:r>
        <w:rPr>
          <w:rFonts w:ascii="Liberation Serif Regular" w:eastAsia="Liberation Serif Regular" w:hAnsi="Liberation Serif Regular" w:cs="Liberation Serif Regular"/>
          <w:i w:val="false"/>
          <w:sz w:val="36"/>
        </w:rPr>
        <w:t>1.2.Purpose</w:t>
      </w:r>
      <w:bookmarkEnd w:id="17"/>
    </w:p>
    <w:p>
      <w:pPr>
        <w:pStyle w:val="Normal"/>
        <w:pBdr/>
        <w:bidi w:val="false"/>
        <w:spacing w:line="336" w:after="240"/>
        <w:jc w:val="both"/>
        <w:rPr>
          <w:rFonts w:ascii="Liberation Serif Regular" w:eastAsia="Liberation Serif Regular" w:hAnsi="Liberation Serif Regular" w:cs="Liberation Serif Regular"/>
          <w:b w:val="false"/>
          <w:i w:val="false"/>
          <w:strike w:val="false"/>
          <w:color w:val="24292F"/>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24292F"/>
          <w:spacing w:val="0"/>
          <w:sz w:val="28"/>
          <w:u w:val="none"/>
          <w:shd w:fill="auto" w:val="clear" w:color="auto"/>
        </w:rPr>
        <w:t xml:space="preserve">       The main purpose of our project is to connect the donor and the receipient,and to notify the receipient when there is relative blood group donor.</w:t>
      </w:r>
    </w:p>
    <w:p>
      <w:pPr>
        <w:pStyle w:val="Normal"/>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Blood Donation Agent is to create an e-Information about the donor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and organization that are related to donating the blood. Through this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application any person who is interested in donating the blood can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register himself in the same way if any organization wants to register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itself with this site that can also register. Moreover if any general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consumer wants to make request blood online he can also take the help of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site. Admin is the main authority who can do addition" deletion" and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modification if required.</w:t>
      </w:r>
      <w:r>
        <w:rPr>
          <w:rFonts w:ascii="Liberation Serif Regular" w:eastAsia="Liberation Serif Regular" w:hAnsi="Liberation Serif Regular" w:cs="Liberation Serif Regular"/>
          <w:sz w:val="28"/>
        </w:rPr>
        <w:t xml:space="preserve"> </w:t>
      </w:r>
    </w:p>
    <w:p>
      <w:pPr>
        <w:pStyle w:val="Heading2"/>
        <w:pBdr/>
        <w:jc w:val="center"/>
        <w:outlineLvl w:val="1"/>
        <w:rPr>
          <w:rFonts w:ascii="Liberation Serif Regular" w:eastAsia="Liberation Serif Regular" w:hAnsi="Liberation Serif Regular" w:cs="Liberation Serif Regular"/>
        </w:rPr>
      </w:pPr>
      <w:r/>
      <w:bookmarkStart w:id="18" w:name="_Tociujxqbo19fe4"/>
      <w:bookmarkEnd w:id="18"/>
      <w:r>
        <w:rPr>
          <w:rFonts w:ascii="Liberation Serif Regular" w:eastAsia="Liberation Serif Regular" w:hAnsi="Liberation Serif Regular" w:cs="Liberation Serif Regular"/>
        </w:rPr>
        <w:t>CHAPTER 2</w:t>
      </w:r>
    </w:p>
    <w:p>
      <w:pPr>
        <w:pStyle w:val="Heading2"/>
        <w:pBdr/>
        <w:jc w:val="center"/>
        <w:outlineLvl w:val="1"/>
        <w:rPr>
          <w:rFonts w:ascii="Liberation Serif Regular" w:eastAsia="Liberation Serif Regular" w:hAnsi="Liberation Serif Regular" w:cs="Liberation Serif Regular"/>
        </w:rPr>
      </w:pPr>
      <w:r/>
      <w:bookmarkStart w:id="19" w:name="_Toc5tnebflvw4ti"/>
      <w:r>
        <w:rPr>
          <w:rFonts w:ascii="Liberation Serif Regular" w:eastAsia="Liberation Serif Regular" w:hAnsi="Liberation Serif Regular" w:cs="Liberation Serif Regular"/>
        </w:rPr>
        <w:t>LITERATURE SURVEY:</w:t>
      </w:r>
      <w:bookmarkEnd w:id="19"/>
    </w:p>
    <w:p>
      <w:pPr>
        <w:pStyle w:val="Subtitle"/>
        <w:rPr>
          <w:rFonts w:ascii="Liberation Serif Regular" w:eastAsia="Liberation Serif Regular" w:hAnsi="Liberation Serif Regular" w:cs="Liberation Serif Regular"/>
        </w:rPr>
      </w:pPr>
      <w:r/>
      <w:bookmarkStart w:id="20" w:name="_Tocby4qlu52wp3s"/>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i w:val="false"/>
          <w:sz w:val="28"/>
        </w:rPr>
        <w:t xml:space="preserve"> </w:t>
      </w:r>
      <w:r>
        <w:rPr>
          <w:rFonts w:ascii="Liberation Serif Regular" w:eastAsia="Liberation Serif Regular" w:hAnsi="Liberation Serif Regular" w:cs="Liberation Serif Regular"/>
          <w:i w:val="false"/>
          <w:sz w:val="36"/>
        </w:rPr>
        <w:t>2.1 Existing Problem</w:t>
      </w:r>
      <w:bookmarkEnd w:id="20"/>
    </w:p>
    <w:p>
      <w:pPr>
        <w:pStyle w:val="Normal"/>
        <w:pBd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sz w:val="28"/>
        </w:rPr>
        <w:t xml:space="preserve">  In existing system,not all users can get access to the information because of the low working of the application or is not able to access any site.sometimes the information is not updated or available for a particular place.In existing system the security is less and latest updates and uploads or not so frequent.</w:t>
      </w:r>
    </w:p>
    <w:p>
      <w:pPr>
        <w:pStyle w:val="Subtitle"/>
        <w:rPr>
          <w:rFonts w:ascii="Liberation Serif Regular" w:eastAsia="Liberation Serif Regular" w:hAnsi="Liberation Serif Regular" w:cs="Liberation Serif Regular"/>
        </w:rPr>
      </w:pPr>
      <w:r/>
      <w:bookmarkStart w:id="21" w:name="_Toc34b2t098tv9z"/>
      <w:r>
        <w:rPr>
          <w:rFonts w:ascii="Liberation Serif Regular" w:eastAsia="Liberation Serif Regular" w:hAnsi="Liberation Serif Regular" w:cs="Liberation Serif Regular"/>
          <w:i w:val="false"/>
          <w:sz w:val="36"/>
        </w:rPr>
        <w:t xml:space="preserve">  2.2  References</w:t>
      </w:r>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 </w:t>
      </w:r>
      <w:r>
        <w:rPr>
          <w:rFonts w:ascii="Liberation Serif Bold" w:eastAsia="Liberation Serif Bold" w:hAnsi="Liberation Serif Bold" w:cs="Liberation Serif Bold"/>
          <w:b w:val="true"/>
          <w:i w:val="false"/>
          <w:strike w:val="false"/>
          <w:color w:val="000000"/>
          <w:spacing w:val="0"/>
          <w:sz w:val="28"/>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Serverless computing: Economic and architectural impact </w:t>
      </w:r>
      <w:ins w:id="1669480557275" w:author="Guest #6" w:date="2022-11-15T22:25:10.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Source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ESEC/FSE </w:t>
      </w:r>
      <w:ins w:id="1669480557280" w:author="Guest #6" w:date="2022-11-15T22:25:12.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Author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R. C. Gojko Adzic</w:t>
      </w:r>
      <w:ins w:id="1669480557285" w:author="Guest #6" w:date="2022-11-15T22:25:21.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Date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2017 </w:t>
      </w:r>
      <w:ins w:id="1669480557291" w:author="Guest #6" w:date="2022-11-15T22:25:23.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w:t>
      </w:r>
      <w:r>
        <w:rPr>
          <w:rFonts w:ascii="Liberation Serif Bold" w:eastAsia="Liberation Serif Bold" w:hAnsi="Liberation Serif Bold" w:cs="Liberation Serif Bold"/>
          <w:b w:val="true"/>
          <w:i w:val="false"/>
          <w:strike w:val="false"/>
          <w:color w:val="000000"/>
          <w:spacing w:val="0"/>
          <w:sz w:val="28"/>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Building a chatbot with serverless computing </w:t>
      </w:r>
      <w:ins w:id="1669480557296" w:author="Guest #6" w:date="2022-11-15T22:25:29.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Source: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 watson research center </w:t>
      </w:r>
      <w:ins w:id="1669480557301" w:author="Guest #6" w:date="2022-11-15T22:25:31.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Author: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 C. P. C. a. V. I. M. Yan </w:t>
      </w:r>
      <w:ins w:id="1669480557306" w:author="Guest #6" w:date="2022-11-15T22:25:32.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Date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2016 </w:t>
      </w:r>
      <w:ins w:id="1669480557311" w:author="Guest #6" w:date="2022-11-15T22:25:33.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Title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Cloud Event Programming Paradigms: Applications and Analysis </w:t>
      </w:r>
      <w:ins w:id="1669480557316" w:author="Guest #6" w:date="2022-11-15T22:25:38.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Source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9th IEEE International Conference on Cloud Computing      (CLOUD), pp.    </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pp. 400-406 .</w:t>
      </w:r>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Author: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 E. a. B. J. J. Short</w:t>
      </w:r>
      <w:ins w:id="1669480557328" w:author="Guest #6" w:date="2022-11-15T22:25:45.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Date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:2017 </w:t>
      </w:r>
      <w:ins w:id="1669480557334" w:author="Guest #6" w:date="2022-11-15T22:25:47.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 </w:t>
      </w:r>
      <w:r>
        <w:rPr>
          <w:rFonts w:ascii="Liberation Serif Bold" w:eastAsia="Liberation Serif Bold" w:hAnsi="Liberation Serif Bold" w:cs="Liberation Serif Bold"/>
          <w:b w:val="true"/>
          <w:i w:val="false"/>
          <w:strike w:val="false"/>
          <w:color w:val="000000"/>
          <w:spacing w:val="0"/>
          <w:sz w:val="28"/>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Making Serverless Computing More Serverless </w:t>
      </w:r>
      <w:ins w:id="1669480557340" w:author="Guest #6" w:date="2022-11-15T22:26:00.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Source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IEEE 11th International Conference on Cloud Computing (CLOUD), pp.          </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pp. 456-459. </w:t>
      </w:r>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Author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Z. Al-Ali </w:t>
      </w:r>
      <w:ins w:id="1669480557351" w:author="Guest #6" w:date="2022-11-15T22:26:08.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Date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2018 </w:t>
      </w:r>
      <w:bookmarkEnd w:id="21"/>
      <w:ins w:id="1669480557355" w:author="Guest #6" w:date="2022-11-15T22:26:09.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 </w:t>
      </w:r>
      <w:r>
        <w:rPr>
          <w:rFonts w:ascii="Liberation Serif Bold" w:eastAsia="Liberation Serif Bold" w:hAnsi="Liberation Serif Bold" w:cs="Liberation Serif Bold"/>
          <w:b w:val="true"/>
          <w:i w:val="false"/>
          <w:strike w:val="false"/>
          <w:color w:val="000000"/>
          <w:spacing w:val="0"/>
          <w:sz w:val="28"/>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EMARS: Efficient Management and Allocation of Resources in Serverless </w:t>
      </w:r>
      <w:ins w:id="1669480557360" w:author="Guest #6" w:date="2022-11-15T22:26:14.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del w:id="1669480557361" w:author="Guest #6" w:date="2022-11-15T22:26:18.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delText xml:space="preserve"> </w:delText>
        </w:r>
      </w:del>
      <w:del w:id="1669480557363" w:author="Guest #6" w:date="2022-11-15T22:26:17.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delText xml:space="preserve"> </w:delText>
        </w:r>
      </w:del>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b w:val="false"/>
          <w:sz w:val="28"/>
        </w:rPr>
      </w:pPr>
      <w:r>
        <w:rPr>
          <w:rFonts w:ascii="Liberation Serif Regular" w:eastAsia="Liberation Serif Regular" w:hAnsi="Liberation Serif Regular" w:cs="Liberation Serif Regular"/>
          <w:b w:val="false"/>
          <w:sz w:val="28"/>
        </w:rPr>
        <w:t xml:space="preserve">           </w:t>
      </w:r>
      <w:r>
        <w:rPr>
          <w:rFonts w:ascii="Liberation Serif Bold" w:eastAsia="Liberation Serif Bold" w:hAnsi="Liberation Serif Bold" w:cs="Liberation Serif Bold"/>
          <w:b w:val="true"/>
          <w:sz w:val="28"/>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Source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IEEE 11th International Conference on Cloud Computing (CLOUD), pp.  </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pp. 827-830 </w:t>
      </w:r>
      <w:ins w:id="1669480557371" w:author="Guest #6" w:date="2022-11-15T22:26:24.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b w:val="false"/>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Author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 S. a. S. Jindal</w:t>
      </w:r>
      <w:ins w:id="1669480557376" w:author="Guest #6" w:date="2022-11-15T22:26:27.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b w:val="false"/>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Date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2018</w:t>
      </w:r>
      <w:ins w:id="1669480557382" w:author="Guest #6" w:date="2022-11-15T22:26:28.000">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ins>
    </w:p>
    <w:p>
      <w:pP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Subtitle"/>
        <w:rPr>
          <w:rFonts w:ascii="Liberation Serif Regular" w:eastAsia="Liberation Serif Regular" w:hAnsi="Liberation Serif Regular" w:cs="Liberation Serif Regular"/>
        </w:rPr>
      </w:pPr>
      <w:r/>
      <w:bookmarkStart w:id="22" w:name="_Tocn8mz39xmzmka"/>
      <w:bookmarkEnd w:id="22"/>
      <w:r>
        <w:rPr>
          <w:rFonts w:ascii="Liberation Serif Bold" w:eastAsia="Liberation Serif Bold" w:hAnsi="Liberation Serif Bold" w:cs="Liberation Serif Bold"/>
          <w:b w:val="true"/>
          <w:i w:val="false"/>
          <w:sz w:val="32"/>
          <w:shd w:fill="auto" w:val="clear" w:color="auto"/>
        </w:rPr>
        <w:t>2.3 Problem Statement Definition</w:t>
      </w:r>
    </w:p>
    <w:p>
      <w:pPr>
        <w:pStyle w:val="Normal"/>
        <w:pBd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b w:val="false"/>
          <w:i w:val="false"/>
          <w:strike w:val="false"/>
          <w:color w:val="404040"/>
          <w:spacing w:val="0"/>
          <w:sz w:val="28"/>
          <w:u w:val="none"/>
          <w:shd w:fill="auto" w:val="clear" w:color="auto"/>
        </w:rPr>
        <w:t>During COVID 19 crisis the requirement for plasma increased drastically as there were no vaccination found in order to treat the infected patients, with plasma therapy the recovery rates where high but the donor count was very low and in such situations it was very important to get the information about the plasma donors. Saving the donor information and notifying about the current donors would be a helping hand as it can save time and help the users to track down the necessary information about the donors</w:t>
      </w:r>
    </w:p>
    <w:tbl>
      <w:tblPr>
        <w:tblStyle w:val="598682"/>
        <w:tblW w:w="9360" w:type="dxa"/>
        <w:tblLook w:val="0600"/>
      </w:tblPr>
      <w:tblGrid>
        <w:gridCol w:w="4680"/>
        <w:gridCol w:w="4680"/>
      </w:tblGrid>
      <w:tr>
        <w:trPr>
          <w:trHeight w:val="600"/>
        </w:trPr>
        <w:tc>
          <w:tcPr>
            <w:tcW w:w="4680" w:type="dxa"/>
            <w:vAlign w:val="top"/>
          </w:tcPr>
          <w:p>
            <w:pPr>
              <w:bidi w:val="false"/>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Who does the problem affect</w:t>
            </w:r>
          </w:p>
        </w:tc>
        <w:tc>
          <w:tcPr>
            <w:tcW w:w="4680" w:type="dxa"/>
            <w:vAlign w:val="top"/>
          </w:tcPr>
          <w:p>
            <w:pPr>
              <w:bidi w:val="false"/>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People suffering with corono</w:t>
            </w:r>
          </w:p>
        </w:tc>
      </w:tr>
      <w:tr>
        <w:trPr>
          <w:trHeight w:val="660"/>
        </w:trPr>
        <w:tc>
          <w:tcPr>
            <w:tcW w:w="4680" w:type="dxa"/>
            <w:vAlign w:val="top"/>
          </w:tcPr>
          <w:p>
            <w:pPr>
              <w:bidi w:val="false"/>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What is the issue</w:t>
            </w:r>
          </w:p>
        </w:tc>
        <w:tc>
          <w:tcPr>
            <w:tcW w:w="4680" w:type="dxa"/>
            <w:vAlign w:val="top"/>
          </w:tcPr>
          <w:p>
            <w:pPr>
              <w:bidi w:val="false"/>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When people unamble to find the donor at the right time it leads to loss of life. </w:t>
            </w:r>
          </w:p>
        </w:tc>
      </w:tr>
      <w:tr>
        <w:tc>
          <w:tcPr>
            <w:tcW w:w="4680" w:type="dxa"/>
            <w:vAlign w:val="top"/>
          </w:tcPr>
          <w:p>
            <w:pPr>
              <w:bidi w:val="false"/>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When does the issue occur</w:t>
            </w:r>
          </w:p>
        </w:tc>
        <w:tc>
          <w:tcPr>
            <w:tcW w:w="4680" w:type="dxa"/>
            <w:vAlign w:val="top"/>
          </w:tcPr>
          <w:p>
            <w:pPr>
              <w:bidi w:val="false"/>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When people in urgency to find the donor</w:t>
            </w:r>
          </w:p>
        </w:tc>
      </w:tr>
      <w:tr>
        <w:tc>
          <w:tcPr>
            <w:tcW w:w="4680" w:type="dxa"/>
            <w:vAlign w:val="top"/>
          </w:tcPr>
          <w:p>
            <w:pPr>
              <w:bidi w:val="false"/>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Why it is important that we fix the problem</w:t>
            </w:r>
          </w:p>
        </w:tc>
        <w:tc>
          <w:tcPr>
            <w:tcW w:w="4680" w:type="dxa"/>
            <w:vAlign w:val="top"/>
          </w:tcPr>
          <w:p>
            <w:pPr>
              <w:bidi w:val="false"/>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It will save the life of many people</w:t>
            </w:r>
          </w:p>
        </w:tc>
      </w:tr>
    </w:tbl>
    <w:p>
      <w:pPr>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r/>
      <w:bookmarkStart w:id="23" w:name="_Toc29mmifsln8i1"/>
      <w:bookmarkEnd w:id="23"/>
      <w:r>
        <w:rPr>
          <w:rFonts w:ascii="Liberation Serif Regular" w:eastAsia="Liberation Serif Regular" w:hAnsi="Liberation Serif Regular" w:cs="Liberation Serif Regular"/>
        </w:rPr>
        <w:t>CHAPTER</w:t>
      </w:r>
    </w:p>
    <w:p>
      <w:pPr>
        <w:pStyle w:val="Heading2"/>
        <w:pBdr/>
        <w:jc w:val="center"/>
        <w:outlineLvl w:val="1"/>
        <w:rPr>
          <w:rFonts w:ascii="Liberation Serif Regular" w:eastAsia="Liberation Serif Regular" w:hAnsi="Liberation Serif Regular" w:cs="Liberation Serif Regular"/>
        </w:rPr>
      </w:pPr>
      <w:r/>
      <w:bookmarkStart w:id="24" w:name="_Tocl2ufujw04ixs"/>
      <w:bookmarkEnd w:id="24"/>
      <w:r>
        <w:rPr>
          <w:rFonts w:ascii="Liberation Serif Regular" w:eastAsia="Liberation Serif Regular" w:hAnsi="Liberation Serif Regular" w:cs="Liberation Serif Regular"/>
        </w:rPr>
        <w:t>IDEATION &amp;PROPOSED SOLUTION</w:t>
      </w:r>
    </w:p>
    <w:p>
      <w:pPr>
        <w:pStyle w:val="Subtitle"/>
        <w:rPr>
          <w:rFonts w:ascii="Liberation Serif Regular" w:eastAsia="Liberation Serif Regular" w:hAnsi="Liberation Serif Regular" w:cs="Liberation Serif Regular"/>
        </w:rPr>
      </w:pPr>
      <w:r/>
      <w:bookmarkStart w:id="25" w:name="_Toccx2pr3ruadk2"/>
      <w:bookmarkEnd w:id="25"/>
      <w:r>
        <w:rPr>
          <w:rFonts w:ascii="Liberation Serif Regular" w:eastAsia="Liberation Serif Regular" w:hAnsi="Liberation Serif Regular" w:cs="Liberation Serif Regular"/>
          <w:i w:val="false"/>
          <w:sz w:val="32"/>
        </w:rPr>
        <w:t>3.1 Empathy Map Canvas</w:t>
      </w:r>
    </w:p>
    <w:p>
      <w:pPr>
        <w:pStyle w:val="Normal"/>
        <w:rPr>
          <w:rFonts w:ascii="Liberation Serif Bold" w:eastAsia="Liberation Serif Bold" w:hAnsi="Liberation Serif Bold" w:cs="Liberation Serif Bold"/>
          <w:b w:val="true"/>
          <w:sz w:val="24"/>
        </w:rPr>
      </w:pPr>
      <w:r>
        <w:rPr>
          <w:rFonts w:ascii="Liberation Serif Bold" w:eastAsia="Liberation Serif Bold" w:hAnsi="Liberation Serif Bold" w:cs="Liberation Serif Bold"/>
          <w:b w:val="true"/>
          <w:sz w:val="24"/>
        </w:rPr>
        <w:t>THINK AND FEEL</w:t>
      </w:r>
    </w:p>
    <w:p>
      <w:pPr>
        <w:numPr>
          <w:ilvl w:val="0"/>
          <w:numId w:val="16"/>
        </w:numPr>
        <w:spacing w:after="0"/>
        <w:ind w:hanging="360" w:left="72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Donars are able to donate their plasma to the receipient.</w:t>
      </w:r>
    </w:p>
    <w:p>
      <w:pPr>
        <w:numPr>
          <w:ilvl w:val="0"/>
          <w:numId w:val="16"/>
        </w:numPr>
        <w:spacing w:after="0"/>
        <w:ind w:hanging="360" w:left="72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Needy person can recover from their diesease</w:t>
      </w:r>
    </w:p>
    <w:p>
      <w:pPr>
        <w:pStyle w:val="Normal"/>
        <w:numPr>
          <w:ilvl w:val="0"/>
          <w:numId w:val="16"/>
        </w:numPr>
        <w:spacing w:after="0"/>
        <w:ind w:hanging="360" w:left="72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We can collaborate with Government and save many lives. </w:t>
      </w:r>
    </w:p>
    <w:p>
      <w:pPr>
        <w:ind w:hanging="0" w:left="0"/>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SAY AND DO</w:t>
      </w:r>
    </w:p>
    <w:p>
      <w:pPr>
        <w:numPr>
          <w:ilvl w:val="0"/>
          <w:numId w:val="5"/>
        </w:numPr>
        <w:spacing w:after="0"/>
        <w:ind w:hanging="360" w:left="720"/>
        <w:rPr>
          <w:rFonts w:ascii="Liberation Serif Bold" w:eastAsia="Liberation Serif Bold" w:hAnsi="Liberation Serif Bold" w:cs="Liberation Serif Bold"/>
          <w:b w:val="true"/>
          <w:sz w:val="36"/>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Creating awareness of donating plasma in public is important.</w:t>
      </w:r>
    </w:p>
    <w:p>
      <w:pPr>
        <w:numPr>
          <w:ilvl w:val="0"/>
          <w:numId w:val="5"/>
        </w:numPr>
        <w:spacing w:after="0"/>
        <w:ind w:hanging="360" w:left="720"/>
        <w:rPr>
          <w:rFonts w:ascii="Liberation Serif Bold" w:eastAsia="Liberation Serif Bold" w:hAnsi="Liberation Serif Bold" w:cs="Liberation Serif Bold"/>
          <w:b w:val="true"/>
          <w:sz w:val="36"/>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Our project is to connect plasma donor and the recipient.</w:t>
      </w:r>
    </w:p>
    <w:p>
      <w:pPr>
        <w:pStyle w:val="Normal"/>
        <w:numPr>
          <w:ilvl w:val="0"/>
          <w:numId w:val="5"/>
        </w:numPr>
        <w:spacing w:after="0"/>
        <w:ind w:hanging="360" w:left="72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It should be portable to everyone.</w:t>
      </w:r>
    </w:p>
    <w:p>
      <w:pPr>
        <w:ind w:hanging="0" w:left="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SEE</w:t>
      </w:r>
    </w:p>
    <w:p>
      <w:pPr>
        <w:numPr>
          <w:ilvl w:val="0"/>
          <w:numId w:val="17"/>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It is very useful application for people who suffering by corona.</w:t>
      </w:r>
    </w:p>
    <w:p>
      <w:pPr>
        <w:numPr>
          <w:ilvl w:val="0"/>
          <w:numId w:val="17"/>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It puts the power to save a lives in the palm of your hand.</w:t>
      </w:r>
    </w:p>
    <w:p>
      <w:pPr>
        <w:pStyle w:val="Normal"/>
        <w:numPr>
          <w:ilvl w:val="0"/>
          <w:numId w:val="17"/>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Simple and user friendly. </w:t>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GAIN</w:t>
      </w:r>
    </w:p>
    <w:p>
      <w:pPr>
        <w:numPr>
          <w:ilvl w:val="0"/>
          <w:numId w:val="19"/>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When the recipient request for the donor,the donor will be informed about the needy.  </w:t>
      </w:r>
    </w:p>
    <w:p>
      <w:pPr>
        <w:pStyle w:val="Normal"/>
        <w:numPr>
          <w:ilvl w:val="0"/>
          <w:numId w:val="19"/>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will save many people live who are in need of plasma.</w:t>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PAIN</w:t>
      </w:r>
    </w:p>
    <w:p>
      <w:pPr>
        <w:numPr>
          <w:ilvl w:val="0"/>
          <w:numId w:val="7"/>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People fear Of their recovery from disease. </w:t>
      </w:r>
    </w:p>
    <w:p>
      <w:pPr>
        <w:numPr>
          <w:ilvl w:val="0"/>
          <w:numId w:val="7"/>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People feel that they will not be able to recover from the disease. </w:t>
      </w:r>
    </w:p>
    <w:p>
      <w:pPr>
        <w:pStyle w:val="Normal"/>
        <w:numPr>
          <w:ilvl w:val="0"/>
          <w:numId w:val="7"/>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main obstacle is fnding the respective blood group donor.</w:t>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60513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605134"/>
                    </a:xfrm>
                    <a:prstGeom prst="rect">
                      <a:avLst/>
                    </a:prstGeom>
                  </pic:spPr>
                </pic:pic>
              </a:graphicData>
            </a:graphic>
          </wp:inline>
        </w:drawing>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 IDEATION &amp; BRAINSTORMING</w:t>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numPr>
          <w:ilvl w:val="0"/>
          <w:numId w:val="23"/>
        </w:numPr>
        <w:spacing w:after="0"/>
        <w:ind w:hanging="360"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Difculty in fnding respective blood group donors and ambulance services at the time of emergency.</w:t>
      </w:r>
    </w:p>
    <w:p>
      <w:pPr>
        <w:numPr>
          <w:ilvl w:val="0"/>
          <w:numId w:val="18"/>
        </w:numPr>
        <w:spacing w:after="0"/>
        <w:ind w:hanging="360"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Sharing information of ambulance</w:t>
      </w:r>
    </w:p>
    <w:p>
      <w:pPr>
        <w:numPr>
          <w:ilvl w:val="0"/>
          <w:numId w:val="14"/>
        </w:numPr>
        <w:spacing w:after="0"/>
        <w:ind w:hanging="360" w:left="720"/>
        <w:rPr>
          <w:rFonts w:ascii="Liberation Serif Bold" w:eastAsia="Liberation Serif Bold" w:hAnsi="Liberation Serif Bold" w:cs="Liberation Serif Bold"/>
          <w:b w:val="true"/>
          <w:i w:val="false"/>
          <w:strike w:val="false"/>
          <w:color w:val="000000"/>
          <w:spacing w:val="0"/>
          <w:sz w:val="4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Finding respective blood group donors</w:t>
      </w:r>
    </w:p>
    <w:p>
      <w:pPr>
        <w:numPr>
          <w:ilvl w:val="0"/>
          <w:numId w:val="18"/>
        </w:numPr>
        <w:spacing w:after="0"/>
        <w:ind w:hanging="360" w:left="720"/>
        <w:rPr>
          <w:rFonts w:ascii="Liberation Serif Bold" w:eastAsia="Liberation Serif Bold" w:hAnsi="Liberation Serif Bold" w:cs="Liberation Serif Bold"/>
          <w:b w:val="true"/>
          <w:i w:val="false"/>
          <w:strike w:val="false"/>
          <w:color w:val="000000"/>
          <w:spacing w:val="0"/>
          <w:sz w:val="4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Doctors can see the details and surge the patient easil</w:t>
      </w:r>
    </w:p>
    <w:p>
      <w:pPr>
        <w:numPr>
          <w:ilvl w:val="0"/>
          <w:numId w:val="9"/>
        </w:numPr>
        <w:spacing w:after="0"/>
        <w:ind w:hanging="360" w:left="72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Making emergency calls, mails and message</w:t>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226501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265015"/>
                    </a:xfrm>
                    <a:prstGeom prst="rect">
                      <a:avLst/>
                    </a:prstGeom>
                  </pic:spPr>
                </pic:pic>
              </a:graphicData>
            </a:graphic>
          </wp:inline>
        </w:drawing>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 PROPOSED SOLUTION</w:t>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rPr>
      </w:pPr>
    </w:p>
    <w:tbl>
      <w:tblPr>
        <w:tblStyle w:val="624876"/>
        <w:tblW w:w="9025" w:type="dxa"/>
        <w:tblInd w:w="0" w:type="dxa"/>
        <w:tblLayout w:type="fixed"/>
        <w:tblLook w:val="0600"/>
      </w:tblPr>
      <w:tblGrid>
        <w:gridCol w:w="845"/>
        <w:gridCol w:w="3880"/>
        <w:gridCol w:w="4299"/>
      </w:tblGrid>
      <w:tr>
        <w:trPr>
          <w:trHeight w:val="283"/>
        </w:trPr>
        <w:tc>
          <w:tcPr>
            <w:tcW w:w="8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388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429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849"/>
        </w:trPr>
        <w:tc>
          <w:tcPr>
            <w:tcW w:w="8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3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 Statement(Problem to be solved)</w:t>
            </w:r>
          </w:p>
        </w:tc>
        <w:tc>
          <w:tcPr>
            <w:tcW w:w="4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8"/>
              </w:numPr>
              <w:bidi w:val="false"/>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Difficulty in finding respective blood group donars and ambulance services at the time of emergency.</w:t>
            </w:r>
          </w:p>
        </w:tc>
      </w:tr>
      <w:tr>
        <w:trPr>
          <w:trHeight w:val="1416"/>
        </w:trPr>
        <w:tc>
          <w:tcPr>
            <w:tcW w:w="8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3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Idea / Solution description</w:t>
            </w:r>
          </w:p>
        </w:tc>
        <w:tc>
          <w:tcPr>
            <w:tcW w:w="4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2"/>
              </w:numPr>
              <w:bidi w:val="false"/>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system proposed here aims at connecting the donars &amp; the patients by an online application.</w:t>
            </w:r>
          </w:p>
          <w:p>
            <w:pPr>
              <w:pStyle w:val="Normal"/>
              <w:numPr>
                <w:ilvl w:val="0"/>
                <w:numId w:val="22"/>
              </w:numPr>
              <w:bidi w:val="false"/>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is helpful to find respective blood group donars when anyone is in need.</w:t>
            </w:r>
          </w:p>
        </w:tc>
      </w:tr>
      <w:tr>
        <w:trPr>
          <w:trHeight w:val="283"/>
        </w:trPr>
        <w:tc>
          <w:tcPr>
            <w:tcW w:w="8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3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Novelty / Uniqueness</w:t>
            </w:r>
          </w:p>
        </w:tc>
        <w:tc>
          <w:tcPr>
            <w:tcW w:w="4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
              </w:numPr>
              <w:bidi w:val="false"/>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Sharing nearby ambulance services.</w:t>
            </w:r>
          </w:p>
        </w:tc>
      </w:tr>
      <w:tr>
        <w:trPr>
          <w:trHeight w:val="283"/>
        </w:trPr>
        <w:tc>
          <w:tcPr>
            <w:tcW w:w="8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3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Social Impact / Customer Satisfaction</w:t>
            </w:r>
          </w:p>
        </w:tc>
        <w:tc>
          <w:tcPr>
            <w:tcW w:w="4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0"/>
              </w:numPr>
              <w:bidi w:val="false"/>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can save life who are in need of plasma.</w:t>
            </w:r>
          </w:p>
        </w:tc>
      </w:tr>
      <w:tr>
        <w:trPr>
          <w:trHeight w:val="849"/>
        </w:trPr>
        <w:tc>
          <w:tcPr>
            <w:tcW w:w="8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c>
          <w:tcPr>
            <w:tcW w:w="3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Business Model (Revenue Model)</w:t>
            </w:r>
          </w:p>
        </w:tc>
        <w:tc>
          <w:tcPr>
            <w:tcW w:w="4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0"/>
              </w:numPr>
              <w:bidi w:val="false"/>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can collaborate with Government and it can utilise app to help the people who are need of plasma.</w:t>
            </w:r>
          </w:p>
        </w:tc>
      </w:tr>
      <w:tr>
        <w:trPr>
          <w:trHeight w:val="849"/>
        </w:trPr>
        <w:tc>
          <w:tcPr>
            <w:tcW w:w="8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c>
          <w:tcPr>
            <w:tcW w:w="38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Scalability of the Solution</w:t>
            </w:r>
          </w:p>
        </w:tc>
        <w:tc>
          <w:tcPr>
            <w:tcW w:w="4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0"/>
              </w:numPr>
              <w:bidi w:val="false"/>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Performance and speed do not slow down even if large number of users access the application at the same time.</w:t>
            </w:r>
          </w:p>
        </w:tc>
      </w:tr>
    </w:tbl>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3.4 PROBLEM SOLUTION FIT</w:t>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440046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400468"/>
                    </a:xfrm>
                    <a:prstGeom prst="rect">
                      <a:avLst/>
                    </a:prstGeom>
                  </pic:spPr>
                </pic:pic>
              </a:graphicData>
            </a:graphic>
          </wp:inline>
        </w:drawing>
      </w: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Heading2"/>
        <w:pBdr/>
        <w:jc w:val="center"/>
        <w:outlineLvl w:val="1"/>
        <w:rPr>
          <w:rFonts w:ascii="Liberation Serif Regular" w:eastAsia="Liberation Serif Regular" w:hAnsi="Liberation Serif Regular" w:cs="Liberation Serif Regular"/>
        </w:rPr>
      </w:pPr>
      <w:r/>
      <w:bookmarkStart w:id="26" w:name="_Toc57be1tnx0ig8"/>
      <w:bookmarkEnd w:id="26"/>
      <w:r>
        <w:rPr>
          <w:rFonts w:ascii="Liberation Serif Regular" w:eastAsia="Liberation Serif Regular" w:hAnsi="Liberation Serif Regular" w:cs="Liberation Serif Regular"/>
        </w:rPr>
        <w:t>CHAPTER 4</w:t>
      </w:r>
    </w:p>
    <w:p>
      <w:pPr>
        <w:pStyle w:val="Heading2"/>
        <w:pBdr/>
        <w:jc w:val="center"/>
        <w:outlineLvl w:val="1"/>
        <w:rPr>
          <w:rFonts w:ascii="Liberation Serif Regular" w:eastAsia="Liberation Serif Regular" w:hAnsi="Liberation Serif Regular" w:cs="Liberation Serif Regular"/>
        </w:rPr>
      </w:pPr>
      <w:r/>
      <w:bookmarkStart w:id="27" w:name="_Tocn255966uh0rf"/>
      <w:bookmarkEnd w:id="27"/>
      <w:r>
        <w:rPr>
          <w:rFonts w:ascii="Liberation Serif Regular" w:eastAsia="Liberation Serif Regular" w:hAnsi="Liberation Serif Regular" w:cs="Liberation Serif Regular"/>
        </w:rPr>
        <w:t>REQUIREMENT ANALYSIS</w:t>
      </w:r>
    </w:p>
    <w:p>
      <w:pPr>
        <w:pStyle w:val="Subtitle"/>
        <w:rPr>
          <w:rFonts w:ascii="Liberation Serif Regular" w:eastAsia="Liberation Serif Regular" w:hAnsi="Liberation Serif Regular" w:cs="Liberation Serif Regular"/>
        </w:rPr>
      </w:pPr>
      <w:r/>
      <w:bookmarkStart w:id="28" w:name="_Tocmym9nltoxlvm"/>
      <w:bookmarkEnd w:id="28"/>
      <w:r>
        <w:rPr>
          <w:rFonts w:ascii="Liberation Serif Regular" w:eastAsia="Liberation Serif Regular" w:hAnsi="Liberation Serif Regular" w:cs="Liberation Serif Regular"/>
          <w:i w:val="false"/>
          <w:sz w:val="32"/>
        </w:rPr>
        <w:t>4.1 Functional Requirements</w:t>
      </w:r>
    </w:p>
    <w:p>
      <w:pPr>
        <w:rPr>
          <w:rFonts w:ascii="Liberation Serif Regular" w:eastAsia="Liberation Serif Regular" w:hAnsi="Liberation Serif Regular" w:cs="Liberation Serif Regular"/>
        </w:rPr>
      </w:pPr>
    </w:p>
    <w:tbl>
      <w:tblPr>
        <w:tblStyle w:val="408804"/>
        <w:tblW w:w="9341" w:type="dxa"/>
        <w:tblInd w:w="0" w:type="dxa"/>
        <w:tblLayout w:type="fixed"/>
        <w:tblLook w:val="0600"/>
      </w:tblPr>
      <w:tblGrid>
        <w:gridCol w:w="1085"/>
        <w:gridCol w:w="2590"/>
        <w:gridCol w:w="5664"/>
      </w:tblGrid>
      <w:tr>
        <w:trPr>
          <w:trHeight w:val="689"/>
        </w:trPr>
        <w:tc>
          <w:tcPr>
            <w:tcW w:w="10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FR No.</w:t>
            </w:r>
          </w:p>
        </w:tc>
        <w:tc>
          <w:tcPr>
            <w:tcW w:w="25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Functional Requirement (Epic)</w:t>
            </w:r>
          </w:p>
        </w:tc>
        <w:tc>
          <w:tcPr>
            <w:tcW w:w="566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Sub Requirement (Story / Sub-Task)</w:t>
            </w:r>
          </w:p>
        </w:tc>
      </w:tr>
      <w:tr>
        <w:trPr>
          <w:trHeight w:val="1020"/>
        </w:trPr>
        <w:tc>
          <w:tcPr>
            <w:tcW w:w="10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FR-1</w:t>
            </w:r>
          </w:p>
        </w:tc>
        <w:tc>
          <w:tcPr>
            <w:tcW w:w="25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 Registration</w:t>
            </w:r>
          </w:p>
        </w:tc>
        <w:tc>
          <w:tcPr>
            <w:tcW w:w="56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3"/>
              </w:numPr>
              <w:bidi w:val="false"/>
              <w:spacing w:line="264"/>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Registration through Form</w:t>
            </w:r>
          </w:p>
          <w:p>
            <w:pPr>
              <w:pStyle w:val="Normal"/>
              <w:numPr>
                <w:ilvl w:val="0"/>
                <w:numId w:val="13"/>
              </w:numPr>
              <w:bidi w:val="false"/>
              <w:spacing w:line="264"/>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Registration through Gmail</w:t>
            </w:r>
          </w:p>
          <w:p>
            <w:pPr>
              <w:pStyle w:val="Normal"/>
              <w:numPr>
                <w:ilvl w:val="0"/>
                <w:numId w:val="13"/>
              </w:numPr>
              <w:bidi w:val="false"/>
              <w:spacing w:line="264"/>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Registration through LinkedIN</w:t>
            </w:r>
          </w:p>
        </w:tc>
      </w:tr>
      <w:tr>
        <w:trPr>
          <w:trHeight w:val="1020"/>
        </w:trPr>
        <w:tc>
          <w:tcPr>
            <w:tcW w:w="10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FR-2</w:t>
            </w:r>
          </w:p>
        </w:tc>
        <w:tc>
          <w:tcPr>
            <w:tcW w:w="25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 Confirmation</w:t>
            </w:r>
          </w:p>
        </w:tc>
        <w:tc>
          <w:tcPr>
            <w:tcW w:w="56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1.Confirmation via Email</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2.Confirmation via OTP</w:t>
            </w:r>
          </w:p>
        </w:tc>
      </w:tr>
      <w:tr>
        <w:trPr>
          <w:trHeight w:val="980"/>
        </w:trPr>
        <w:tc>
          <w:tcPr>
            <w:tcW w:w="10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FR-3</w:t>
            </w:r>
          </w:p>
        </w:tc>
        <w:tc>
          <w:tcPr>
            <w:tcW w:w="25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w:t>
            </w:r>
            <w:r>
              <w:rPr>
                <w:rFonts w:ascii="Liberation Serif Regular" w:eastAsia="Liberation Serif Regular" w:hAnsi="Liberation Serif Regular" w:cs="Liberation Serif Regular"/>
                <w:color w:val="000000"/>
                <w:sz w:val="22"/>
              </w:rPr>
              <w:t>ata entry</w:t>
            </w:r>
          </w:p>
        </w:tc>
        <w:tc>
          <w:tcPr>
            <w:tcW w:w="56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1.Collect the data from the user</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2.Fill the information</w:t>
            </w:r>
          </w:p>
        </w:tc>
      </w:tr>
      <w:tr>
        <w:trPr>
          <w:trHeight w:val="1020"/>
        </w:trPr>
        <w:tc>
          <w:tcPr>
            <w:tcW w:w="10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FR-4</w:t>
            </w:r>
          </w:p>
        </w:tc>
        <w:tc>
          <w:tcPr>
            <w:tcW w:w="25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Analysing data</w:t>
            </w:r>
          </w:p>
        </w:tc>
        <w:tc>
          <w:tcPr>
            <w:tcW w:w="56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1.Analysing data and giving result based on their request</w:t>
            </w:r>
          </w:p>
        </w:tc>
      </w:tr>
      <w:tr>
        <w:trPr>
          <w:trHeight w:val="1609"/>
        </w:trPr>
        <w:tc>
          <w:tcPr>
            <w:tcW w:w="10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FR-5</w:t>
            </w:r>
          </w:p>
        </w:tc>
        <w:tc>
          <w:tcPr>
            <w:tcW w:w="25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Technology Used</w:t>
            </w:r>
          </w:p>
        </w:tc>
        <w:tc>
          <w:tcPr>
            <w:tcW w:w="56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1.Flask</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2.IBM DB2</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3.Docker</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4.Kubernets</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5.IBM Cloud</w:t>
            </w:r>
          </w:p>
        </w:tc>
      </w:tr>
      <w:tr>
        <w:trPr>
          <w:trHeight w:val="1020"/>
        </w:trPr>
        <w:tc>
          <w:tcPr>
            <w:tcW w:w="10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FR-6</w:t>
            </w:r>
          </w:p>
        </w:tc>
        <w:tc>
          <w:tcPr>
            <w:tcW w:w="25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Phases</w:t>
            </w:r>
          </w:p>
        </w:tc>
        <w:tc>
          <w:tcPr>
            <w:tcW w:w="56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1.Request phase</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2.Response phase</w:t>
            </w:r>
          </w:p>
        </w:tc>
      </w:tr>
    </w:tbl>
    <w:p>
      <w:pPr>
        <w:pStyle w:val="Normal"/>
        <w:bidi w:val="false"/>
        <w:spacing w:line="264" w:after="16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6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rPr>
          <w:rFonts w:ascii="Liberation Serif Regular" w:eastAsia="Liberation Serif Regular" w:hAnsi="Liberation Serif Regular" w:cs="Liberation Serif Regular"/>
        </w:rPr>
      </w:pPr>
    </w:p>
    <w:p>
      <w:pPr>
        <w:pStyle w:val="Subtitle"/>
        <w:rPr>
          <w:rFonts w:ascii="Liberation Serif Regular" w:eastAsia="Liberation Serif Regular" w:hAnsi="Liberation Serif Regular" w:cs="Liberation Serif Regular"/>
        </w:rPr>
      </w:pPr>
      <w:r/>
      <w:bookmarkStart w:id="29" w:name="_Tociictg4pngpla"/>
      <w:bookmarkEnd w:id="29"/>
      <w:r>
        <w:rPr>
          <w:rFonts w:ascii="Liberation Serif Regular" w:eastAsia="Liberation Serif Regular" w:hAnsi="Liberation Serif Regular" w:cs="Liberation Serif Regular"/>
          <w:i w:val="false"/>
          <w:sz w:val="32"/>
        </w:rPr>
        <w:t>4.2 Non-Functional Requirements</w:t>
      </w:r>
    </w:p>
    <w:p>
      <w:pPr>
        <w:rPr>
          <w:rFonts w:ascii="Liberation Serif Regular" w:eastAsia="Liberation Serif Regular" w:hAnsi="Liberation Serif Regular" w:cs="Liberation Serif Regular"/>
        </w:rPr>
      </w:pPr>
    </w:p>
    <w:tbl>
      <w:tblPr>
        <w:tblStyle w:val="837447"/>
        <w:tblW w:w="9341" w:type="dxa"/>
        <w:tblInd w:w="0" w:type="dxa"/>
        <w:tblLayout w:type="fixed"/>
        <w:tblLook w:val="0600"/>
      </w:tblPr>
      <w:tblGrid>
        <w:gridCol w:w="1221"/>
        <w:gridCol w:w="2950"/>
        <w:gridCol w:w="5169"/>
      </w:tblGrid>
      <w:tr>
        <w:trPr>
          <w:trHeight w:val="910"/>
        </w:trPr>
        <w:tc>
          <w:tcPr>
            <w:tcW w:w="1221"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FR No.</w:t>
            </w:r>
          </w:p>
        </w:tc>
        <w:tc>
          <w:tcPr>
            <w:tcW w:w="295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Non-Functional Requirement</w:t>
            </w:r>
          </w:p>
        </w:tc>
        <w:tc>
          <w:tcPr>
            <w:tcW w:w="516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1346"/>
        </w:trPr>
        <w:tc>
          <w:tcPr>
            <w:tcW w:w="1221"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NFR-1</w:t>
            </w:r>
          </w:p>
        </w:tc>
        <w:tc>
          <w:tcPr>
            <w:tcW w:w="2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Usability</w:t>
            </w:r>
          </w:p>
        </w:tc>
        <w:tc>
          <w:tcPr>
            <w:tcW w:w="51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1.Saving life of people.</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2.Finding donor at the right time.</w:t>
            </w:r>
          </w:p>
        </w:tc>
      </w:tr>
      <w:tr>
        <w:trPr>
          <w:trHeight w:val="1346"/>
        </w:trPr>
        <w:tc>
          <w:tcPr>
            <w:tcW w:w="1221"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NFR-2</w:t>
            </w:r>
          </w:p>
        </w:tc>
        <w:tc>
          <w:tcPr>
            <w:tcW w:w="2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Security</w:t>
            </w:r>
          </w:p>
        </w:tc>
        <w:tc>
          <w:tcPr>
            <w:tcW w:w="51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1.Encrypt your data.</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2.Avoid security misconfiguration.</w:t>
            </w:r>
          </w:p>
        </w:tc>
      </w:tr>
      <w:tr>
        <w:trPr>
          <w:trHeight w:val="1293"/>
        </w:trPr>
        <w:tc>
          <w:tcPr>
            <w:tcW w:w="1221"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NFR-3</w:t>
            </w:r>
          </w:p>
        </w:tc>
        <w:tc>
          <w:tcPr>
            <w:tcW w:w="2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Reliability</w:t>
            </w:r>
          </w:p>
        </w:tc>
        <w:tc>
          <w:tcPr>
            <w:tcW w:w="51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Result will be accurate.</w:t>
            </w:r>
          </w:p>
        </w:tc>
      </w:tr>
      <w:tr>
        <w:trPr>
          <w:trHeight w:val="1346"/>
        </w:trPr>
        <w:tc>
          <w:tcPr>
            <w:tcW w:w="1221"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NFR-4</w:t>
            </w:r>
          </w:p>
        </w:tc>
        <w:tc>
          <w:tcPr>
            <w:tcW w:w="2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Performance</w:t>
            </w:r>
          </w:p>
        </w:tc>
        <w:tc>
          <w:tcPr>
            <w:tcW w:w="51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Filtering respective blood group donors will be accurate.</w:t>
            </w:r>
          </w:p>
        </w:tc>
      </w:tr>
      <w:tr>
        <w:trPr>
          <w:trHeight w:val="1346"/>
        </w:trPr>
        <w:tc>
          <w:tcPr>
            <w:tcW w:w="1221"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NFR-5</w:t>
            </w:r>
          </w:p>
        </w:tc>
        <w:tc>
          <w:tcPr>
            <w:tcW w:w="2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Availability</w:t>
            </w:r>
          </w:p>
        </w:tc>
        <w:tc>
          <w:tcPr>
            <w:tcW w:w="51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It can be accessed at anytime,</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anywhere and anyplace.</w:t>
            </w:r>
          </w:p>
        </w:tc>
      </w:tr>
      <w:tr>
        <w:trPr>
          <w:trHeight w:val="1471"/>
        </w:trPr>
        <w:tc>
          <w:tcPr>
            <w:tcW w:w="1221"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NFR-6</w:t>
            </w:r>
          </w:p>
        </w:tc>
        <w:tc>
          <w:tcPr>
            <w:tcW w:w="2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222222"/>
                <w:spacing w:val="0"/>
                <w:sz w:val="28"/>
                <w:u w:val="none"/>
                <w:shd w:fill="auto" w:val="clear" w:color="auto"/>
              </w:rPr>
              <w:t>Scalability</w:t>
            </w:r>
          </w:p>
        </w:tc>
        <w:tc>
          <w:tcPr>
            <w:tcW w:w="51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 Memory utilization. </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 CPU usage. </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 Networkinput/output.</w:t>
            </w:r>
          </w:p>
          <w:p>
            <w:pPr>
              <w:pStyle w:val="Normal"/>
              <w:bidi w:val="false"/>
              <w:spacing w:line="264"/>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 Disk input/output</w:t>
            </w:r>
          </w:p>
        </w:tc>
      </w:tr>
    </w:tbl>
    <w:p>
      <w:pPr>
        <w:pStyle w:val="Normal"/>
        <w:bidi w:val="false"/>
        <w:spacing w:line="264" w:after="16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r/>
      <w:bookmarkStart w:id="30" w:name="_Tocuvnouvl0uuiq"/>
      <w:bookmarkEnd w:id="30"/>
      <w:r>
        <w:rPr>
          <w:rFonts w:ascii="Liberation Serif Regular" w:eastAsia="Liberation Serif Regular" w:hAnsi="Liberation Serif Regular" w:cs="Liberation Serif Regular"/>
        </w:rPr>
        <w:t>CHAPTER</w:t>
      </w:r>
    </w:p>
    <w:p>
      <w:pPr>
        <w:pStyle w:val="Heading2"/>
        <w:pBdr/>
        <w:jc w:val="center"/>
        <w:outlineLvl w:val="1"/>
        <w:rPr>
          <w:rFonts w:ascii="Liberation Serif Regular" w:eastAsia="Liberation Serif Regular" w:hAnsi="Liberation Serif Regular" w:cs="Liberation Serif Regular"/>
        </w:rPr>
      </w:pPr>
      <w:r/>
      <w:bookmarkStart w:id="31" w:name="_Tocvtsjz79jfsgj"/>
      <w:bookmarkEnd w:id="31"/>
      <w:r>
        <w:rPr>
          <w:rFonts w:ascii="Liberation Serif Regular" w:eastAsia="Liberation Serif Regular" w:hAnsi="Liberation Serif Regular" w:cs="Liberation Serif Regular"/>
        </w:rPr>
        <w:t>PROJECT DESIGN</w:t>
      </w:r>
    </w:p>
    <w:p>
      <w:pPr>
        <w:pStyle w:val="Subtitle"/>
        <w:rPr>
          <w:rFonts w:ascii="Liberation Serif Regular" w:eastAsia="Liberation Serif Regular" w:hAnsi="Liberation Serif Regular" w:cs="Liberation Serif Regular"/>
        </w:rPr>
      </w:pPr>
      <w:r/>
      <w:bookmarkStart w:id="32" w:name="_Tocm5r43121d22s"/>
      <w:bookmarkEnd w:id="32"/>
      <w:r>
        <w:rPr>
          <w:rFonts w:ascii="Liberation Serif Regular" w:eastAsia="Liberation Serif Regular" w:hAnsi="Liberation Serif Regular" w:cs="Liberation Serif Regular"/>
          <w:i w:val="false"/>
          <w:sz w:val="32"/>
        </w:rPr>
        <w:t>5.1 DataFlow Diagrams</w:t>
      </w:r>
    </w:p>
    <w:p>
      <w:pPr>
        <w:pStyle w:val="Normal"/>
        <w:numPr>
          <w:ilvl w:val="0"/>
          <w:numId w:val="3"/>
        </w:numPr>
        <w:spacing w:after="0"/>
        <w:ind w:hanging="360" w:left="72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The user can login as a donor or receipient.</w:t>
      </w:r>
    </w:p>
    <w:p>
      <w:pPr>
        <w:pStyle w:val="Normal"/>
        <w:numPr>
          <w:ilvl w:val="0"/>
          <w:numId w:val="3"/>
        </w:numPr>
        <w:spacing w:after="0"/>
        <w:ind w:hanging="360" w:left="72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The data will be collected and stored in the databse.</w:t>
      </w:r>
    </w:p>
    <w:p>
      <w:pPr>
        <w:pStyle w:val="Normal"/>
        <w:numPr>
          <w:ilvl w:val="0"/>
          <w:numId w:val="3"/>
        </w:numPr>
        <w:spacing w:after="0"/>
        <w:ind w:hanging="360" w:left="72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When it receives the matching blood group donors it will notification to the receipeint as well as donor.</w:t>
      </w:r>
    </w:p>
    <w:p>
      <w:pPr>
        <w:pStyle w:val="Normal"/>
        <w:numPr>
          <w:ilvl w:val="0"/>
          <w:numId w:val="3"/>
        </w:numPr>
        <w:spacing w:after="0"/>
        <w:ind w:hanging="360" w:left="720"/>
        <w:rPr>
          <w:rFonts w:ascii="Liberation Serif Regular" w:eastAsia="Liberation Serif Regular" w:hAnsi="Liberation Serif Regular" w:cs="Liberation Serif Regular"/>
          <w:sz w:val="32"/>
        </w:rPr>
      </w:pPr>
      <w:r>
        <w:rPr>
          <w:rFonts w:ascii="Liberation Serif Regular" w:eastAsia="Liberation Serif Regular" w:hAnsi="Liberation Serif Regular" w:cs="Liberation Serif Regular"/>
          <w:sz w:val="28"/>
        </w:rPr>
        <w:t>Hence it wil be used to help the needy at the right time.</w:t>
      </w:r>
    </w:p>
    <w:p>
      <w:pPr>
        <w:rPr>
          <w:rFonts w:ascii="Liberation Serif Regular" w:eastAsia="Liberation Serif Regular" w:hAnsi="Liberation Serif Regular" w:cs="Liberation Serif Regular"/>
        </w:rPr>
      </w:pPr>
      <w:r>
        <w:drawing>
          <wp:inline distT="0" distR="0" distB="0" distL="0">
            <wp:extent cx="5943600" cy="467190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4671904"/>
                    </a:xfrm>
                    <a:prstGeom prst="rect">
                      <a:avLst/>
                    </a:prstGeom>
                  </pic:spPr>
                </pic:pic>
              </a:graphicData>
            </a:graphic>
          </wp:inline>
        </w:drawing>
      </w:r>
    </w:p>
    <w:p>
      <w:pPr>
        <w:pStyle w:val="Subtitle"/>
        <w:rPr>
          <w:rFonts w:ascii="Liberation Serif Regular" w:eastAsia="Liberation Serif Regular" w:hAnsi="Liberation Serif Regular" w:cs="Liberation Serif Regular"/>
        </w:rPr>
      </w:pPr>
      <w:r/>
      <w:bookmarkStart w:id="33" w:name="_Tocdslpkq4utnxb"/>
      <w:bookmarkEnd w:id="33"/>
      <w:r>
        <w:rPr>
          <w:rFonts w:ascii="Liberation Serif Regular" w:eastAsia="Liberation Serif Regular" w:hAnsi="Liberation Serif Regular" w:cs="Liberation Serif Regular"/>
          <w:i w:val="false"/>
          <w:sz w:val="32"/>
        </w:rPr>
        <w:t>5.2 Solution &amp;Technical Architecture</w:t>
      </w:r>
    </w:p>
    <w:p>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val="true"/>
          <w:sz w:val="32"/>
        </w:rPr>
        <w:t>Solution Architecture</w:t>
      </w: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r>
        <w:drawing>
          <wp:inline distT="0" distR="0" distB="0" distL="0">
            <wp:extent cx="4986337" cy="449125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4986337" cy="4491253"/>
                    </a:xfrm>
                    <a:prstGeom prst="rect">
                      <a:avLst/>
                    </a:prstGeom>
                  </pic:spPr>
                </pic:pic>
              </a:graphicData>
            </a:graphic>
          </wp:inline>
        </w:drawing>
      </w: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Technical Architecture</w:t>
      </w: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r>
        <w:drawing>
          <wp:inline distT="0" distR="0" distB="0" distL="0">
            <wp:extent cx="3843337" cy="358177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3843337" cy="3581771"/>
                    </a:xfrm>
                    <a:prstGeom prst="rect">
                      <a:avLst/>
                    </a:prstGeom>
                  </pic:spPr>
                </pic:pic>
              </a:graphicData>
            </a:graphic>
          </wp:inline>
        </w:drawing>
      </w: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r>
        <w:rPr>
          <w:rFonts w:ascii="Liberation Serif Bold" w:eastAsia="Liberation Serif Bold" w:hAnsi="Liberation Serif Bold" w:cs="Liberation Serif Bold"/>
          <w:b w:val="true"/>
          <w:sz w:val="32"/>
        </w:rPr>
        <w:t>5.3 User Stories</w:t>
      </w: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r>
        <w:drawing>
          <wp:inline distT="0" distR="0" distB="0" distL="0">
            <wp:extent cx="4991100" cy="315277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srcRect l="0" r="0" t="0" b="11876"/>
                    <a:stretch xsi:nil="true"/>
                  </pic:blipFill>
                  <pic:spPr>
                    <a:xfrm>
                      <a:off x="0" y="0"/>
                      <a:ext cx="4991100" cy="3152778"/>
                    </a:xfrm>
                    <a:prstGeom prst="rect">
                      <a:avLst/>
                    </a:prstGeom>
                  </pic:spPr>
                </pic:pic>
              </a:graphicData>
            </a:graphic>
          </wp:inline>
        </w:drawing>
      </w:r>
    </w:p>
    <w:p>
      <w:pPr>
        <w:rPr>
          <w:rFonts w:ascii="Liberation Serif Bold" w:eastAsia="Liberation Serif Bold" w:hAnsi="Liberation Serif Bold" w:cs="Liberation Serif Bold"/>
          <w:b w:val="true"/>
          <w:sz w:val="32"/>
        </w:rPr>
      </w:pPr>
    </w:p>
    <w:p>
      <w:pPr>
        <w:pStyle w:val="Heading2"/>
        <w:pBdr/>
        <w:jc w:val="center"/>
        <w:outlineLvl w:val="1"/>
        <w:rPr>
          <w:rFonts w:ascii="Liberation Serif Regular" w:eastAsia="Liberation Serif Regular" w:hAnsi="Liberation Serif Regular" w:cs="Liberation Serif Regular"/>
        </w:rPr>
      </w:pPr>
      <w:r/>
      <w:bookmarkStart w:id="34" w:name="_Tocpvdn7268dgv0"/>
      <w:bookmarkEnd w:id="34"/>
      <w:r>
        <w:rPr>
          <w:rFonts w:ascii="Liberation Serif Regular" w:eastAsia="Liberation Serif Regular" w:hAnsi="Liberation Serif Regular" w:cs="Liberation Serif Regular"/>
        </w:rPr>
        <w:t>CHAPTER 6</w:t>
      </w:r>
    </w:p>
    <w:p>
      <w:pPr>
        <w:pStyle w:val="Heading2"/>
        <w:pBdr/>
        <w:jc w:val="center"/>
        <w:outlineLvl w:val="1"/>
        <w:rPr>
          <w:rFonts w:ascii="Liberation Serif Regular" w:eastAsia="Liberation Serif Regular" w:hAnsi="Liberation Serif Regular" w:cs="Liberation Serif Regular"/>
        </w:rPr>
      </w:pPr>
      <w:r/>
      <w:bookmarkStart w:id="35" w:name="_Tocm8r6d7zto2j5"/>
      <w:bookmarkEnd w:id="35"/>
      <w:r>
        <w:rPr>
          <w:rFonts w:ascii="Liberation Serif Regular" w:eastAsia="Liberation Serif Regular" w:hAnsi="Liberation Serif Regular" w:cs="Liberation Serif Regular"/>
        </w:rPr>
        <w:t>PROJECT PLANNING AND SCHEDULING</w:t>
      </w:r>
    </w:p>
    <w:p>
      <w:pPr>
        <w:pStyle w:val="Subtitle"/>
        <w:rPr>
          <w:rFonts w:ascii="Liberation Serif Regular" w:eastAsia="Liberation Serif Regular" w:hAnsi="Liberation Serif Regular" w:cs="Liberation Serif Regular"/>
        </w:rPr>
      </w:pPr>
      <w:r/>
      <w:bookmarkStart w:id="36" w:name="_Toc6z63psoume4o"/>
      <w:bookmarkEnd w:id="36"/>
      <w:r>
        <w:rPr>
          <w:rFonts w:ascii="Liberation Serif Regular" w:eastAsia="Liberation Serif Regular" w:hAnsi="Liberation Serif Regular" w:cs="Liberation Serif Regular"/>
          <w:i w:val="false"/>
          <w:sz w:val="32"/>
        </w:rPr>
        <w:t>6.1 Sprint Planning And Estimation</w:t>
      </w:r>
    </w:p>
    <w:p>
      <w:pPr>
        <w:pStyle w:val="Subtitle"/>
        <w:rPr>
          <w:rFonts w:ascii="Liberation Serif Regular" w:eastAsia="Liberation Serif Regular" w:hAnsi="Liberation Serif Regular" w:cs="Liberation Serif Regular"/>
        </w:rPr>
      </w:pPr>
      <w:r/>
      <w:bookmarkStart w:id="37" w:name="_Toc5hxqfjs5jzl4"/>
      <w:bookmarkEnd w:id="37"/>
      <w:r>
        <w:drawing>
          <wp:inline distT="0" distR="0" distB="0" distL="0">
            <wp:extent cx="5943600" cy="450958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509587"/>
                    </a:xfrm>
                    <a:prstGeom prst="rect">
                      <a:avLst/>
                    </a:prstGeom>
                  </pic:spPr>
                </pic:pic>
              </a:graphicData>
            </a:graphic>
          </wp:inline>
        </w:drawing>
      </w:r>
    </w:p>
    <w:p>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i w:val="false"/>
          <w:strike w:val="false"/>
          <w:color w:val="404040"/>
          <w:spacing w:val="0"/>
          <w:sz w:val="32"/>
          <w:u w:val="none"/>
          <w:shd w:fill="auto" w:val="clear" w:color="auto"/>
        </w:rPr>
        <w:t>6.2 Sprint Delivery Plan</w:t>
      </w:r>
    </w:p>
    <w:p>
      <w:pPr>
        <w:rPr>
          <w:rFonts w:ascii="Liberation Serif Regular" w:eastAsia="Liberation Serif Regular" w:hAnsi="Liberation Serif Regular" w:cs="Liberation Serif Regular"/>
        </w:rPr>
      </w:pPr>
    </w:p>
    <w:tbl>
      <w:tblPr>
        <w:tblStyle w:val="921859"/>
        <w:tblW w:w="9426" w:type="dxa"/>
        <w:tblInd w:w="0" w:type="dxa"/>
        <w:tblLayout w:type="fixed"/>
        <w:tblLook w:val="0600"/>
      </w:tblPr>
      <w:tblGrid>
        <w:gridCol w:w="1116"/>
        <w:gridCol w:w="1015"/>
        <w:gridCol w:w="1134"/>
        <w:gridCol w:w="969"/>
        <w:gridCol w:w="1690"/>
        <w:gridCol w:w="1825"/>
        <w:gridCol w:w="1674"/>
      </w:tblGrid>
      <w:tr>
        <w:trPr>
          <w:trHeight w:val="1186"/>
        </w:trPr>
        <w:tc>
          <w:tcPr>
            <w:tcW w:w="1116"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w:t>
            </w:r>
          </w:p>
        </w:tc>
        <w:tc>
          <w:tcPr>
            <w:tcW w:w="10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Total Story Points</w:t>
            </w:r>
          </w:p>
        </w:tc>
        <w:tc>
          <w:tcPr>
            <w:tcW w:w="113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Duration</w:t>
            </w:r>
          </w:p>
        </w:tc>
        <w:tc>
          <w:tcPr>
            <w:tcW w:w="96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 Start</w:t>
            </w:r>
          </w:p>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Date</w:t>
            </w:r>
          </w:p>
        </w:tc>
        <w:tc>
          <w:tcPr>
            <w:tcW w:w="16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 End Date(Planned)</w:t>
            </w:r>
          </w:p>
        </w:tc>
        <w:tc>
          <w:tcPr>
            <w:tcW w:w="182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Story Points Completed(as on Planned End Date)</w:t>
            </w:r>
          </w:p>
        </w:tc>
        <w:tc>
          <w:tcPr>
            <w:tcW w:w="167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 Release Date(Actual)</w:t>
            </w:r>
          </w:p>
        </w:tc>
      </w:tr>
      <w:tr>
        <w:trPr>
          <w:trHeight w:val="889"/>
        </w:trPr>
        <w:tc>
          <w:tcPr>
            <w:tcW w:w="111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Sprint-1</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 Days</w:t>
            </w:r>
          </w:p>
        </w:tc>
        <w:tc>
          <w:tcPr>
            <w:tcW w:w="9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23 Oct 2022</w:t>
            </w:r>
          </w:p>
        </w:tc>
        <w:tc>
          <w:tcPr>
            <w:tcW w:w="16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28 Oct 2022</w:t>
            </w:r>
          </w:p>
        </w:tc>
        <w:tc>
          <w:tcPr>
            <w:tcW w:w="1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c>
          <w:tcPr>
            <w:tcW w:w="16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28 Oct 2022</w:t>
            </w:r>
          </w:p>
        </w:tc>
      </w:tr>
      <w:tr>
        <w:trPr>
          <w:trHeight w:val="889"/>
        </w:trPr>
        <w:tc>
          <w:tcPr>
            <w:tcW w:w="111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Sprint-2</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10</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 Days</w:t>
            </w:r>
          </w:p>
        </w:tc>
        <w:tc>
          <w:tcPr>
            <w:tcW w:w="9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29 Oct 2022</w:t>
            </w:r>
          </w:p>
        </w:tc>
        <w:tc>
          <w:tcPr>
            <w:tcW w:w="16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05 Nov 2022</w:t>
            </w:r>
          </w:p>
        </w:tc>
        <w:tc>
          <w:tcPr>
            <w:tcW w:w="1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10</w:t>
            </w:r>
          </w:p>
        </w:tc>
        <w:tc>
          <w:tcPr>
            <w:tcW w:w="16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05 Nov 2022</w:t>
            </w:r>
          </w:p>
        </w:tc>
      </w:tr>
      <w:tr>
        <w:trPr>
          <w:trHeight w:val="889"/>
        </w:trPr>
        <w:tc>
          <w:tcPr>
            <w:tcW w:w="111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Sprint-3</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 Days</w:t>
            </w:r>
          </w:p>
        </w:tc>
        <w:tc>
          <w:tcPr>
            <w:tcW w:w="9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05 Nov 2022</w:t>
            </w:r>
          </w:p>
        </w:tc>
        <w:tc>
          <w:tcPr>
            <w:tcW w:w="16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11 Nov 2022</w:t>
            </w:r>
          </w:p>
        </w:tc>
        <w:tc>
          <w:tcPr>
            <w:tcW w:w="1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w:t>
            </w:r>
          </w:p>
        </w:tc>
        <w:tc>
          <w:tcPr>
            <w:tcW w:w="16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11 Nov 2022</w:t>
            </w:r>
          </w:p>
        </w:tc>
      </w:tr>
      <w:tr>
        <w:trPr>
          <w:trHeight w:val="889"/>
        </w:trPr>
        <w:tc>
          <w:tcPr>
            <w:tcW w:w="1116"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Sprint-4</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 Days</w:t>
            </w:r>
          </w:p>
        </w:tc>
        <w:tc>
          <w:tcPr>
            <w:tcW w:w="9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12 Nov 2022</w:t>
            </w:r>
          </w:p>
        </w:tc>
        <w:tc>
          <w:tcPr>
            <w:tcW w:w="16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19 Nov 2022</w:t>
            </w:r>
          </w:p>
        </w:tc>
        <w:tc>
          <w:tcPr>
            <w:tcW w:w="1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c>
          <w:tcPr>
            <w:tcW w:w="16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19 Nov 2022</w:t>
            </w:r>
          </w:p>
        </w:tc>
      </w:tr>
    </w:tbl>
    <w:p>
      <w:pPr>
        <w:rPr>
          <w:rFonts w:ascii="Liberation Serif Bold" w:eastAsia="Liberation Serif Bold" w:hAnsi="Liberation Serif Bold" w:cs="Liberation Serif Bold"/>
          <w:b w:val="true"/>
          <w:i w:val="false"/>
          <w:strike w:val="false"/>
          <w:color w:val="404040"/>
          <w:spacing w:val="0"/>
          <w:sz w:val="32"/>
          <w:u w:val="none"/>
          <w:shd w:fill="auto" w:val="clear" w:color="auto"/>
        </w:rPr>
      </w:pPr>
    </w:p>
    <w:p>
      <w:pPr>
        <w:pStyle w:val="Subtitle"/>
      </w:pPr>
      <w:r/>
      <w:bookmarkStart w:id="38" w:name="_Tocdwu5ju98f6oo"/>
      <w:bookmarkEnd w:id="38"/>
      <w:r>
        <w:rPr>
          <w:i w:val="false"/>
          <w:sz w:val="28"/>
        </w:rPr>
        <w:t>Velocity</w:t>
      </w:r>
    </w:p>
    <w:p>
      <w:pPr>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1) AV = Sprint Duration/Velocity = 9/6 =1.5</w:t>
      </w:r>
    </w:p>
    <w:p>
      <w:pPr>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2) AV = Sprint Duration/Velocity = 10/8 = 1.25</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3) AV = Sprint Duration/Velocity = 8/6 = 1.33</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4) AV = Sprint Duration/Velocity = 9/7 = 1.28</w:t>
      </w:r>
    </w:p>
    <w:p>
      <w:pP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Normal"/>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p>
    <w:p>
      <w:pPr>
        <w:pStyle w:val="Subtitle"/>
        <w:rPr>
          <w:rFonts w:ascii="Liberation Serif Regular" w:eastAsia="Liberation Serif Regular" w:hAnsi="Liberation Serif Regular" w:cs="Liberation Serif Regular"/>
        </w:rPr>
      </w:pPr>
      <w:r/>
      <w:bookmarkStart w:id="39" w:name="_Tocxfdoup77mhiy"/>
      <w:r>
        <w:rPr>
          <w:rFonts w:ascii="Liberation Serif Regular" w:eastAsia="Liberation Serif Regular" w:hAnsi="Liberation Serif Regular" w:cs="Liberation Serif Regular"/>
          <w:sz w:val="32"/>
        </w:rPr>
        <w:t>6.3 Reports From JIRA</w:t>
      </w:r>
      <w:bookmarkEnd w:id="39"/>
    </w:p>
    <w:p>
      <w:pPr>
        <w:pStyle w:val="Heading2"/>
        <w:pBdr/>
        <w:jc w:val="center"/>
        <w:outlineLvl w:val="1"/>
        <w:rPr>
          <w:rFonts w:ascii="Liberation Serif Regular" w:eastAsia="Liberation Serif Regular" w:hAnsi="Liberation Serif Regular" w:cs="Liberation Serif Regular"/>
          <w:sz w:val="32"/>
        </w:rPr>
      </w:pPr>
      <w:r>
        <w:drawing>
          <wp:inline distT="0" distR="0" distB="0" distL="0">
            <wp:extent cx="5943600" cy="307638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076385"/>
                    </a:xfrm>
                    <a:prstGeom prst="rect">
                      <a:avLst/>
                    </a:prstGeom>
                  </pic:spPr>
                </pic:pic>
              </a:graphicData>
            </a:graphic>
          </wp:inline>
        </w:drawing>
      </w:r>
    </w:p>
    <w:p>
      <w:pPr>
        <w:pStyle w:val="Heading2"/>
        <w:pBdr/>
        <w:jc w:val="center"/>
        <w:outlineLvl w:val="1"/>
        <w:rPr>
          <w:rFonts w:ascii="Liberation Serif Regular" w:eastAsia="Liberation Serif Regular" w:hAnsi="Liberation Serif Regular" w:cs="Liberation Serif Regular"/>
          <w:sz w:val="32"/>
        </w:rPr>
      </w:pPr>
    </w:p>
    <w:p>
      <w:pPr>
        <w:pStyle w:val="Heading2"/>
        <w:pBdr/>
        <w:jc w:val="center"/>
        <w:outlineLvl w:val="1"/>
        <w:rPr>
          <w:rFonts w:ascii="Liberation Serif Regular" w:eastAsia="Liberation Serif Regular" w:hAnsi="Liberation Serif Regular" w:cs="Liberation Serif Regular"/>
        </w:rPr>
      </w:pPr>
      <w:r/>
      <w:bookmarkStart w:id="40" w:name="_Toc7ht5wywtwrqu"/>
      <w:r>
        <w:rPr>
          <w:rFonts w:ascii="Liberation Serif Regular" w:eastAsia="Liberation Serif Regular" w:hAnsi="Liberation Serif Regular" w:cs="Liberation Serif Regular"/>
          <w:sz w:val="32"/>
        </w:rPr>
        <w:t>CHAPTER 7</w:t>
      </w:r>
      <w:bookmarkEnd w:id="40"/>
    </w:p>
    <w:p>
      <w:pPr>
        <w:pStyle w:val="Heading2"/>
        <w:pBdr/>
        <w:jc w:val="center"/>
        <w:outlineLvl w:val="1"/>
        <w:rPr>
          <w:rFonts w:ascii="Liberation Serif Regular" w:eastAsia="Liberation Serif Regular" w:hAnsi="Liberation Serif Regular" w:cs="Liberation Serif Regular"/>
        </w:rPr>
      </w:pPr>
      <w:r/>
      <w:bookmarkStart w:id="41" w:name="_Tocadxxhfqiauds"/>
      <w:r>
        <w:rPr>
          <w:rFonts w:ascii="Liberation Serif Regular" w:eastAsia="Liberation Serif Regular" w:hAnsi="Liberation Serif Regular" w:cs="Liberation Serif Regular"/>
          <w:sz w:val="32"/>
        </w:rPr>
        <w:t xml:space="preserve"> CODING &amp; SOLUTIONING (Explain the features added in the project along with code)</w:t>
      </w:r>
      <w:r/>
      <w:bookmarkStart w:id="42" w:name="_Tocntbdgu2rjk4q"/>
      <w:bookmarkEnd w:id="42"/>
      <w:bookmarkEnd w:id="41"/>
    </w:p>
    <w:p>
      <w:pPr>
        <w:pStyle w:val="Subtitle"/>
        <w:rPr>
          <w:rFonts w:ascii="Liberation Serif Regular" w:eastAsia="Liberation Serif Regular" w:hAnsi="Liberation Serif Regular" w:cs="Liberation Serif Regular"/>
          <w:i w:val="false"/>
        </w:rPr>
      </w:pPr>
      <w:r/>
      <w:bookmarkStart w:id="43" w:name="_Tocswrponuczurv"/>
      <w:r>
        <w:rPr>
          <w:rFonts w:ascii="Liberation Serif Regular" w:eastAsia="Liberation Serif Regular" w:hAnsi="Liberation Serif Regular" w:cs="Liberation Serif Regular"/>
          <w:i w:val="false"/>
          <w:sz w:val="32"/>
        </w:rPr>
        <w:t>7.1 Feature 1</w:t>
      </w:r>
      <w:bookmarkEnd w:id="43"/>
    </w:p>
    <w:p>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sz w:val="28"/>
        </w:rPr>
        <w:t>login.html</w:t>
      </w:r>
    </w:p>
    <w:p>
      <w:pPr/>
    </w:p>
    <w:tbl>
      <w:tblPr>
        <w:tblStyle w:val="801798"/>
        <w:tblW w:w="11790" w:type="dxa"/>
        <w:tblInd w:w="0" w:type="dxa"/>
        <w:tblLayout w:type="fixed"/>
        <w:tblLook w:val="0600"/>
      </w:tblPr>
      <w:tblGrid>
        <w:gridCol w:w="1785"/>
        <w:gridCol w:w="10005"/>
      </w:tblGrid>
      <w:tr>
        <w:trPr>
          <w:trHeight w:val="315"/>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&lt;!DOCTYPE html&gt;</w:t>
            </w:r>
          </w:p>
        </w:tc>
        <w:tc>
          <w:tcPr>
            <w:tcW w:w="10005" w:type="dxa"/>
            <w:tcBorders>
              <w:top w:color="24292F" w:val="none" w:sz="0" w:space="0"/>
              <w:left w:color="24292F" w:val="none" w:sz="0" w:space="0"/>
              <w:bottom w:color="24292F" w:val="none" w:sz="0" w:space="0"/>
              <w:right w:color="24292F" w:val="none" w:sz="0" w:space="0"/>
            </w:tcBorders>
            <w:tcMar>
              <w:top w:w="14" w:type="dxa"/>
              <w:left w:w="14" w:type="dxa"/>
              <w:bottom w:w="14" w:type="dxa"/>
              <w:right w:w="14" w:type="dxa"/>
            </w:tcMar>
            <w:vAlign w:val="center"/>
          </w:tcPr>
          <w:p>
            <w:pPr>
              <w:rPr>
                <w:color w:val="24292F"/>
                <w:sz w:val="21"/>
              </w:rPr>
            </w:pP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&lt;html&gt;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&lt;head&gt;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&lt;title&gt;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Plasma donor</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&lt;/title&gt;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&lt;link</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stylesheet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text/css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url_for('static', filename='style.css')}}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&lt;link</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https://fonts.googleapis.com/css2?family=Jost:wght@500&amp;display=swap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stylesheet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&lt;/head&gt;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&lt;body&gt;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main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&lt;h4&gt;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{{msg}}</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&lt;/h4&gt;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checkbox</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chk</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aria-hidden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true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login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&lt;form</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action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url_for('login') }}</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method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POST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chk</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aria-hidden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true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Login</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placeholder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password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password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placeholder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Password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&lt;button&gt;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Login</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&lt;/button&gt;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&lt;/form&gt;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&lt;/body&gt;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&lt;/html&gt;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 partial --&gt;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body</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7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000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html</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bl>
    <w:p>
      <w:pPr>
        <w:rPr>
          <w:rFonts w:ascii="Liberation Serif Regular" w:eastAsia="Liberation Serif Regular" w:hAnsi="Liberation Serif Regular" w:cs="Liberation Serif Regular"/>
          <w:color w:val="24292F"/>
          <w:sz w:val="28"/>
        </w:rPr>
      </w:pPr>
      <w:r>
        <w:rPr>
          <w:rFonts w:ascii="Liberation Serif Regular" w:eastAsia="Liberation Serif Regular" w:hAnsi="Liberation Serif Regular" w:cs="Liberation Serif Regular"/>
          <w:color w:val="24292F"/>
          <w:sz w:val="32"/>
        </w:rPr>
        <w:t>R</w:t>
      </w:r>
      <w:r>
        <w:rPr>
          <w:rFonts w:ascii="Liberation Serif Regular" w:eastAsia="Liberation Serif Regular" w:hAnsi="Liberation Serif Regular" w:cs="Liberation Serif Regular"/>
          <w:color w:val="24292F"/>
          <w:sz w:val="32"/>
        </w:rPr>
        <w:t>egister.html</w:t>
      </w:r>
    </w:p>
    <w:p>
      <w:pPr/>
    </w:p>
    <w:tbl>
      <w:tblPr>
        <w:tblStyle w:val="823444"/>
        <w:tblW w:w="13574" w:type="dxa"/>
        <w:tblInd w:w="0" w:type="dxa"/>
        <w:tblLayout w:type="fixed"/>
        <w:tblLook w:val="0600"/>
      </w:tblPr>
      <w:tblGrid>
        <w:gridCol w:w="900"/>
        <w:gridCol w:w="12674"/>
      </w:tblGrid>
      <w:tr>
        <w:trPr>
          <w:trHeight w:val="315"/>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&lt;html&gt;</w:t>
            </w:r>
          </w:p>
        </w:tc>
        <w:tc>
          <w:tcPr>
            <w:tcW w:w="12674" w:type="dxa"/>
            <w:tcBorders>
              <w:top w:color="24292F" w:val="none" w:sz="0" w:space="0"/>
              <w:left w:color="24292F" w:val="none" w:sz="0" w:space="0"/>
              <w:bottom w:color="24292F" w:val="none" w:sz="0" w:space="0"/>
              <w:right w:color="24292F" w:val="none" w:sz="0" w:space="0"/>
            </w:tcBorders>
            <w:tcMar>
              <w:top w:w="14" w:type="dxa"/>
              <w:left w:w="14" w:type="dxa"/>
              <w:bottom w:w="14" w:type="dxa"/>
              <w:right w:w="14" w:type="dxa"/>
            </w:tcMar>
            <w:vAlign w:val="center"/>
          </w:tcPr>
          <w:p>
            <w:pPr>
              <w:rPr>
                <w:color w:val="24292F"/>
                <w:sz w:val="21"/>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&lt;head&gt;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&lt;/head&gt;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&lt;body&gt;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extends "layout1.html" %}</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block content %}</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&lt;h1&gt;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Registration page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&lt;/h1&gt;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&lt;form</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form-horizontal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action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{{url_for('register')}}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method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POST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control-label col-sm-2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pwd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col-sm-6</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text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form-control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placehloder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Enter 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control-label col-sm-2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pwd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col-sm-6</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form-control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placehloder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Enter 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control-label col-sm-2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pwd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Phno:</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col-sm-6</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text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form-control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phno</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phno</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placehloder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Enter Phno</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control-label col-sm-2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pwd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Age: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col-sm-6</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text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form-control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age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age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placehloder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Enter age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control-label col-sm-2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pwd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Blood Group:</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col-sm-6</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&lt;select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form-control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blood_group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blood_group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B+</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B-</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AB+</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AB+</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AB-</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AB-</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O+</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O+</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O-</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O-</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value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Don't know</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Don't Know</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&lt;/option&gt;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&lt;/select&gt;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control-label col-sm-2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pwd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Address: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col-sm-6</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text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form-control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address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address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placehloder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Enter address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control-label col-sm-2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pwd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Password:</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&lt;/label&gt;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col-sm-6</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text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form-control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password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password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placehloder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Enter password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form-group</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col-sm-offset-2 col-sm-10 </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&lt;button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submit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btn btn-default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Submit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&lt;/button&gt;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b w:val="false"/>
              </w:rPr>
              <w:tab/>
            </w:r>
            <w:r>
              <w:rPr>
                <w:b w:val="false"/>
              </w:rPr>
              <w:tab/>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&lt;/form&gt;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endblock %}</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&lt;/body&gt;</w:t>
            </w:r>
          </w:p>
        </w:tc>
      </w:tr>
      <w:tr>
        <w:trPr>
          <w:trHeight w:val="299"/>
        </w:trPr>
        <w:tc>
          <w:tcPr>
            <w:tcW w:w="90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2674"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&lt;/html&gt;</w:t>
            </w:r>
          </w:p>
        </w:tc>
      </w:tr>
    </w:tbl>
    <w:p>
      <w:pPr>
        <w:rPr>
          <w:rFonts w:ascii="Liberation Serif Regular" w:eastAsia="Liberation Serif Regular" w:hAnsi="Liberation Serif Regular" w:cs="Liberation Serif Regular"/>
          <w:color w:val="24292F"/>
          <w:sz w:val="32"/>
        </w:rPr>
      </w:pPr>
      <w:r>
        <w:rPr>
          <w:color w:val="24292F"/>
          <w:sz w:val="32"/>
        </w:rPr>
        <w:t>a</w:t>
      </w:r>
      <w:r>
        <w:rPr>
          <w:rFonts w:ascii="Liberation Serif Regular" w:eastAsia="Liberation Serif Regular" w:hAnsi="Liberation Serif Regular" w:cs="Liberation Serif Regular"/>
          <w:color w:val="24292F"/>
          <w:sz w:val="32"/>
        </w:rPr>
        <w:t>bout.html</w:t>
      </w:r>
    </w:p>
    <w:p>
      <w:pPr/>
    </w:p>
    <w:tbl>
      <w:tblPr>
        <w:tblStyle w:val="294408"/>
        <w:tblW w:w="14955" w:type="dxa"/>
        <w:tblInd w:w="0" w:type="dxa"/>
        <w:tblLayout w:type="fixed"/>
        <w:tblLook w:val="0600"/>
      </w:tblPr>
      <w:tblGrid>
        <w:gridCol w:w="2970"/>
        <w:gridCol w:w="11985"/>
      </w:tblGrid>
      <w:tr>
        <w:trPr>
          <w:trHeight w:val="315"/>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&lt;html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lang</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dir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c>
          <w:tcPr>
            <w:tcW w:w="11985" w:type="dxa"/>
            <w:tcBorders>
              <w:top w:color="24292F" w:val="none" w:sz="0" w:space="0"/>
              <w:left w:color="24292F" w:val="none" w:sz="0" w:space="0"/>
              <w:bottom w:color="24292F" w:val="none" w:sz="0" w:space="0"/>
              <w:right w:color="24292F" w:val="none" w:sz="0" w:space="0"/>
            </w:tcBorders>
            <w:tcMar>
              <w:top w:w="14" w:type="dxa"/>
              <w:left w:w="14" w:type="dxa"/>
              <w:bottom w:w="14" w:type="dxa"/>
              <w:right w:w="14" w:type="dxa"/>
            </w:tcMar>
            <w:vAlign w:val="center"/>
          </w:tcPr>
          <w:p>
            <w:pPr>
              <w:rPr>
                <w:color w:val="24292F"/>
                <w:sz w:val="21"/>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&lt;head&gt;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&lt;title&gt;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Plasma Donor Application</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&lt;/title&gt;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&lt;link</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stylesheet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url_for('static', filename='style2.css')}}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&lt;meta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viewport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content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width=device-width, initial-scale=1.0</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&lt;link</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stylesheet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https://cdnjs.cloudflare.com/ajax/libs/font-awesome/4.7.0/css/font-awesome.min.css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&lt;link</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stylesheet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https://cdnjs.cloudflare.com/ajax/libs/font-awesome/5.15.3/css/all.min.css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&lt;/head&gt;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&lt;body1</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main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navbar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menu</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&lt;ul&gt;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&lt;li&gt;&lt;a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HOME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&lt;/a&gt;&lt;/li&gt;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&lt;li&gt;&lt;a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about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ABOUT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&lt;/a&gt;&lt;/li&gt;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&lt;li&gt;&lt;a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loginn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LOGIN</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&lt;/a&gt;&lt;/li&gt;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&lt;li&gt;&lt;a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reques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REQUEST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&lt;/a&gt;&lt;/li&gt;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&lt;li&gt;&lt;a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DONATE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&lt;/a&gt;&lt;/li&gt;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&lt;/ul&gt;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search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srch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search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placeholder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 To text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&lt;button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btn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Search</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&lt;/button&gt;&lt;/a&gt;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content-wrapper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wrapper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center-line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 &lt;a href="#" class="scroll-icon"&gt;&lt;/a&gt; --&gt;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row row-1</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icon fa fa-tint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details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title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color: #302b62;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NEED PLAMSA TO SAVE LIVES?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Register in our website by clicking on our REGISTER button on the navigation bar</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 &lt;div class="bottom"&gt;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&lt;a href="#"&gt;Read more&lt;/a&gt;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&lt;/div&gt; --&gt;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row row-2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icon fa fa-tint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details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title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color: #302b62;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WANNA FIND A MATCHING DONAR?</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Click on Login and search for your matching donar</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 &lt;div class="bottom"&gt;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&lt;a href="#"&gt;Read more&lt;/a&gt;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&lt;i&gt;- Someone famous&lt;/i&gt;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&lt;/div&gt; --&gt;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row row-1</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icon fa fa-tint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details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title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color: #302b62;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INTERESTED TO DONATE PLASMA?</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Register in our website to Donate Plasma in our camps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row row-2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icon fa fa-tint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details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title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color: #302b62;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URGENT NEED OF PLASMA?</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Plasma Donor Website helps you in your critical situations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row row-2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icon fa fa-tint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&gt;&lt;/i&gt;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&lt;/section&gt;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 &lt;div class="content1"&gt;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&lt;div class="text"&gt;Fully Responsive Footer Section&lt;/div&gt;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&lt;div class="p"&gt;HTML and CSS (Flexbox)&lt;/div&gt;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&lt;/div&gt; --&gt;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&lt;footer&gt;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main-content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leftbox</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color:#fff;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About us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&lt;/h2&gt;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content2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color:#fff;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Plasma Donor is an application exclusively made for</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&lt;br&gt;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the recipients who are in search of plasma for operations,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&lt;br&gt;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Covid, cancer and many other causes and the donors who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&lt;br&gt;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are interested to donate their plasma to save other lives.</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&lt;/p&gt;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social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fab fa-facebook-f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&gt;&lt;/span&gt;&lt;/a&gt;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fab fa-twitter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&gt;&lt;/span&gt;&lt;/a&gt;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fab fa-instagram</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&gt;&lt;/span&gt;&lt;/a&gt;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fab fa-youtube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&gt;&lt;/span&gt;&lt;/a&gt;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rightbox</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style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color:#fff;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Contact us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&lt;/h2&gt;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content3</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&lt;form</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action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text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Email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&lt;input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placeholder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msg</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text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Message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&lt;textarea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rows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2</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cols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25</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placeholder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Message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required&gt;&lt;/textarea&gt;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btn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&lt;button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type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submit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Send</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&lt;/button&gt;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&lt;/form&gt;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bottom</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&lt;center&gt;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credit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Created By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avc college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far fa-copyright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&gt;&lt;/span&gt;&lt;span&gt;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2022 All rights reserved.</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&lt;/span&gt;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&lt;/center&gt;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&lt;/footer&gt;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&lt;/body&gt;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&lt;/html&gt;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&lt;script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src</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https://unpkg.com/ionicons@5.4.0/dist/ionicons.js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&lt;/script&gt;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body1</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297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1985"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html</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bl>
    <w:p>
      <w:pPr>
        <w:rPr>
          <w:rFonts w:ascii="Liberation Serif Regular" w:eastAsia="Liberation Serif Regular" w:hAnsi="Liberation Serif Regular" w:cs="Liberation Serif Regular"/>
          <w:color w:val="24292F"/>
          <w:sz w:val="32"/>
        </w:rPr>
      </w:pPr>
      <w:r>
        <w:rPr>
          <w:color w:val="24292F"/>
          <w:sz w:val="32"/>
        </w:rPr>
        <w:t>d</w:t>
      </w:r>
      <w:r>
        <w:rPr>
          <w:rFonts w:ascii="Liberation Serif Regular" w:eastAsia="Liberation Serif Regular" w:hAnsi="Liberation Serif Regular" w:cs="Liberation Serif Regular"/>
          <w:color w:val="24292F"/>
          <w:sz w:val="32"/>
        </w:rPr>
        <w:t>ashboard.html</w:t>
      </w:r>
    </w:p>
    <w:p>
      <w:pPr/>
    </w:p>
    <w:tbl>
      <w:tblPr>
        <w:tblStyle w:val="235966"/>
        <w:tblW w:w="15449" w:type="dxa"/>
        <w:tblInd w:w="0" w:type="dxa"/>
        <w:tblLayout w:type="fixed"/>
        <w:tblLook w:val="0600"/>
      </w:tblPr>
      <w:tblGrid>
        <w:gridCol w:w="1290"/>
        <w:gridCol w:w="14159"/>
      </w:tblGrid>
      <w:tr>
        <w:trPr>
          <w:trHeight w:val="315"/>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c>
          <w:tcPr>
            <w:tcW w:w="14159" w:type="dxa"/>
            <w:tcBorders>
              <w:top w:color="24292F" w:val="none" w:sz="0" w:space="0"/>
              <w:left w:color="24292F" w:val="none" w:sz="0" w:space="0"/>
              <w:bottom w:color="24292F" w:val="none" w:sz="0" w:space="0"/>
              <w:right w:color="24292F" w:val="none" w:sz="0" w:space="0"/>
            </w:tcBorders>
            <w:tcMar>
              <w:top w:w="14" w:type="dxa"/>
              <w:left w:w="14" w:type="dxa"/>
              <w:bottom w:w="14" w:type="dxa"/>
              <w:right w:w="14" w:type="dxa"/>
            </w:tcMar>
            <w:vAlign w:val="center"/>
          </w:tcPr>
          <w:p>
            <w:pPr>
              <w:rPr>
                <w:color w:val="24292F"/>
                <w:sz w:val="21"/>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&lt;h3&gt;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Welcome {{session['user']}}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&lt;/h3&gt;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&lt;br&gt;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if role=="donor"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&lt;!--Donor Dashboard Start--&gt;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if session['role']=="donor"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&lt;nav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stroke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&lt;ul&gt;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&lt;li&gt;&lt;a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/dashboard-allrequests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All Requests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&lt;/a&gt;&lt;/li&gt;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&lt;li&gt;&lt;a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My Dashboard</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&lt;/a&gt;&lt;/li&gt;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&lt;li&gt;&lt;a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href</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/dashboard-savedrequests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Saved Requests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&lt;/a&gt;&lt;/li&gt;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&lt;/ul&gt;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&lt;/nav&gt;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endif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&lt;h1&gt;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Donor-Dashboard</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&lt;/h1&gt;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donor-dashboard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&lt;h3</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align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center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Requests</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&lt;/h3&gt;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&lt;br&gt;&lt;br&gt;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table-all</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&lt;table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list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dashboard-table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for heading in headings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{{heading}}</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endfor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for users in requesters_list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users['NAME']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users['EMAIL']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users['PHONE']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users['ADDRESS']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users['AGE']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dashboard-td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users['BLOODGROUP']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&lt;!--Accept button</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&lt;td class = "dashboard-td"&gt;&lt;button class="btn btn-primary btn-md" id="accept-btn-{{users[0]}}" onclick="accept(id)"&gt;Accept&lt;/button&gt;&lt;/td&gt;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 xml:space="preserve">        --&gt;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endfor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&lt;/table&gt;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beneficiary-info</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id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request-accepted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&lt;center&gt;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You have accepted the request!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&lt;/center&gt;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&lt;h3&gt;&lt;center&gt;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Beneficiary Information</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&lt;/center&gt;&lt;/h3&gt;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&lt;table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align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center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donor-table-row</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donor-table-header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Name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donor-table-data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Abcde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donor-table-row</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donor-table-header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Blood Group</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donor-table-data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B+</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donor-table-row</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donor-table-header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Email</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donor-table-data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abcde@gmail.com</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donor-table-row</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donor-table-header</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Phone</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&lt;/th&gt;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class</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donor-table-data</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9999999999</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&lt;/table&gt;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&lt;br&gt;&lt;br&gt;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&lt;/div&gt;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&lt;!--donor Dashboard End--&gt;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&lt;script&gt;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function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requestDonors(){</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document.getElementById('donor-req-btn').innerHTML="Requested";</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document.getElementById('donor-req-btn').disabled=true;</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document.getElementById('request-pending').style.display="block";</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function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endrequestingDonor(){</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document.getElementById('donor-req-btn').innerHTML="Requesting stopped";</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document.getElementById('donor-req-btn').disabled=true;</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document.getElementById('request-pending').style.display="block";</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function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accept(id){</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document.getElementById(id).disabled=true;</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document.getElementById(id).innerHTML="Accepted";</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document.getElementById('request-accepted').style.display="block";</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document.getElementById('beneficiary-info').style.display="block";</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function</w:t>
            </w: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acceptDonor(){</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document.getElementById('accept-btn-donor').disabled=true;</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document.getElementById('accept-btn-donor').innerHTML="Accepted";</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document.getElementById('donor-accepted').style.display="block";</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w:t>
            </w: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p>
        </w:tc>
      </w:tr>
      <w:tr>
        <w:trPr>
          <w:trHeight w:val="299"/>
        </w:trPr>
        <w:tc>
          <w:tcPr>
            <w:tcW w:w="1290"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pBdr/>
              <w:jc w:val="right"/>
              <w:rPr>
                <w:color w:val="24292F"/>
                <w:sz w:val="18"/>
              </w:rPr>
            </w:pPr>
          </w:p>
        </w:tc>
        <w:tc>
          <w:tcPr>
            <w:tcW w:w="14159" w:type="dxa"/>
            <w:tcBorders>
              <w:top w:color="24292F" w:val="none" w:sz="0" w:space="0"/>
              <w:left w:color="24292F" w:val="none" w:sz="0" w:space="0"/>
              <w:bottom w:color="24292F" w:val="none" w:sz="0" w:space="0"/>
              <w:right w:color="24292F" w:val="none" w:sz="0" w:space="0"/>
            </w:tcBorders>
            <w:tcMar>
              <w:top w:w="0" w:type="dxa"/>
              <w:left w:w="149" w:type="dxa"/>
              <w:bottom w:w="0" w:type="dxa"/>
              <w:right w:w="149" w:type="dxa"/>
            </w:tcMar>
            <w:vAlign w:val="top"/>
          </w:tcPr>
          <w:p>
            <w:pPr>
              <w:pStyle w:val="Normal"/>
              <w:rPr>
                <w:color w:val="24292F"/>
                <w:sz w:val="18"/>
              </w:rPr>
            </w:pPr>
            <w:r>
              <w:rPr>
                <w:rFonts w:ascii="Liberation Mono Regular" w:eastAsia="Liberation Mono Regular" w:hAnsi="Liberation Mono Regular" w:cs="Liberation Mono Regular"/>
                <w:b w:val="false"/>
                <w:i w:val="false"/>
                <w:strike w:val="false"/>
                <w:color w:val="24292F"/>
                <w:spacing w:val="0"/>
                <w:sz w:val="18"/>
                <w:u w:val="none"/>
                <w:shd w:fill="FFFFFF" w:val="clear" w:color="auto"/>
              </w:rPr>
              <w:t xml:space="preserve">    </w:t>
            </w:r>
            <w:r>
              <w:rPr>
                <w:rFonts w:ascii="Liberation Mono Regular" w:eastAsia="Liberation Mono Regular" w:hAnsi="Liberation Mono Regular" w:cs="Liberation Mono Regular"/>
                <w:b w:val="false"/>
                <w:i w:val="false"/>
                <w:strike w:val="false"/>
                <w:color w:val="24292F"/>
                <w:spacing w:val="0"/>
                <w:sz w:val="18"/>
                <w:u w:val="none"/>
                <w:shd w:fill="auto" w:val="clear" w:color="auto"/>
              </w:rPr>
              <w:t>&lt;/script&gt;</w:t>
            </w:r>
          </w:p>
        </w:tc>
      </w:tr>
    </w:tbl>
    <w:p>
      <w:pPr>
        <w:rPr>
          <w:rFonts w:ascii="Liberation Serif Regular" w:eastAsia="Liberation Serif Regular" w:hAnsi="Liberation Serif Regular" w:cs="Liberation Serif Regular"/>
          <w:color w:val="24292F"/>
          <w:sz w:val="32"/>
        </w:rPr>
      </w:pPr>
      <w:r>
        <w:rPr>
          <w:color w:val="24292F"/>
          <w:sz w:val="32"/>
        </w:rPr>
        <w:t>r</w:t>
      </w:r>
      <w:r>
        <w:rPr>
          <w:rFonts w:ascii="Liberation Serif Regular" w:eastAsia="Liberation Serif Regular" w:hAnsi="Liberation Serif Regular" w:cs="Liberation Serif Regular"/>
          <w:color w:val="24292F"/>
          <w:sz w:val="32"/>
        </w:rPr>
        <w:t>equest.html</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&lt;!DOCTYPE html&gt;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&lt;html lang="en"&gt;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&lt;head&gt;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&lt;title&gt;Request&lt;/title&gt;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&lt;script&gt;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window.watsonAssistantChatOptions =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integrationID: "45bd3710-4a8e-472f-a697-c5c4ad557f26", // The ID of this integration.</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region: "au-syd", // The region your integration is hosted in.</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serviceInstanceID: "fc35279c-db04-4a5a-828f-d392eb7be3d5", // The ID of your service instance.</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onLoad: function(instance) { instance.render();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setTimeout(function(){</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const t=document.createElement('script');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t.src="https://web-chat.global.assistant.watson.appdomain.cloud/versions/" + (window.watsonAssistantChatOptions.clientVersion || 'latest') + "/WatsonAssistantChatEntry.js";</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document.head.appendChild(t);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&lt;/script&gt;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&lt;style&gt;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body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background: url(https://wallpaper.dog/large/20389692.jpg) #f0f0f4;</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height: 553px;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text-align: center;</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font-family: cursive;</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h3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color: rgb(5, 168, 106);</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font-size: 40px;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.normal</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 2px;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border-style: groove;</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border-radius: 7px;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padding-top: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padding-left: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padding-bottom: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padding-right: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border-color: rgb(5, 168, 106);</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height: 25px;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width: 400px;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button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 2px;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border-radius: 10px;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padding-top: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padding-left: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padding-bottom: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padding-right: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border-style: groove;</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width: 90px;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opacity: 90%;</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border-color: rgb(0, 0, 0);</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cursor: pointer;</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.right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width: 50%;</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float: right;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.left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width: 50%;</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float: left;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p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text-align: left;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padding-left: 7px;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.address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 2px;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border-style: groove;</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border-radius: 7px;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padding-top: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padding-left: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padding-bottom: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padding-right: 8px;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border-color: rgb(0, 0, 0);</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height: 95px;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width: 395px;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.req_cont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margin-top: 50px;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width: 40%;</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 1px solid #9c9c9c;</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border-radius: 9px;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box-shadow: 4px 3px 11px 0px grey;</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background-color: #cc9143;</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.req_cont_main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display: flex;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flex-direction: column;</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align-items: center;</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justify-content: center;</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.bottom_py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width: 100%;</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display: flex;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flex-direction: column;</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align-items: center;</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.form{</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display:flex;</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flex-direction: column;</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align-items: center;</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justify-content:center;</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&lt;/style&gt;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&lt;/head&gt;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&lt;body&gt;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&lt;div class="req_cont_main"&gt;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&lt;div class="req_cont"&gt;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&lt;h3&gt;APPLY FOR PLASMA DONATION&lt;/h3&gt;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&lt;form method="post" class="form"&gt;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&lt;input class="normal" type="text" name="name" placeholder="Name" required /&gt;&lt;br&gt;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&lt;input class="normal" type="email" name="email" placeholder="Email" required /&gt;&lt;br&gt;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&lt;input class="normal" type="number" name="mobile" placeholder="Mobile" required /&gt;&lt;br&gt;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&lt;input class="normal" type="number" name="age" placeholder="Age" required /&gt;&lt;br&gt;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&lt;input class="normal" type="text" name="sex" placeholder="Gender" required /&gt;&lt;br&gt;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&lt;input class="normal" type="text" name="blood_group" placeholder="Blood Group" required /&gt;&lt;br&gt;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&lt;textarea class="address" name="address" placeholder="Address"</w:t>
      </w: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required &gt;&lt;/textarea&gt;&lt;br&gt;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&lt;input class="normal" type="text" name="covid" placeholder="Date tested covid positive in this format yyyy-mm-dd" required /&gt;&lt;br&gt;</w:t>
      </w: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&lt;button style="text-align: center;" type="submit"&gt;Donate&lt;/button&gt;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&lt;/form&gt;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&lt;a href="/login"&gt;Revert to login&lt;/a&gt;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&lt;div class="bottom_py"&gt;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&lt;p style="color: rgb(27, 161, 27);"&gt;{{success}}&lt;/p&gt;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&lt;p style="color: rgb(214, 25, 25);"&gt;{{error}}&lt;/p&gt;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&lt;/div&gt;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&lt;/div&gt;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  &lt;/div&gt;</w:t>
      </w:r>
    </w:p>
    <w:p>
      <w:pPr>
        <w:pStyle w:val="Normal"/>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&lt;/body&gt;</w:t>
      </w:r>
    </w:p>
    <w:p>
      <w:pPr>
        <w:pStyle w:val="Normal"/>
        <w:rPr>
          <w:rFonts w:ascii="Liberation Serif Regular" w:eastAsia="Liberation Serif Regular" w:hAnsi="Liberation Serif Regular" w:cs="Liberation Serif Regular"/>
          <w:color w:val="24292F"/>
          <w:sz w:val="32"/>
        </w:rPr>
      </w:pPr>
    </w:p>
    <w:p>
      <w:pPr>
        <w:rPr>
          <w:rFonts w:ascii="Liberation Serif Regular" w:eastAsia="Liberation Serif Regular" w:hAnsi="Liberation Serif Regular" w:cs="Liberation Serif Regular"/>
          <w:color w:val="24292F"/>
          <w:sz w:val="32"/>
        </w:rPr>
      </w:pP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&lt;/html&gt;</w:t>
      </w:r>
    </w:p>
    <w:p>
      <w:pPr>
        <w:pStyle w:val="Normal"/>
        <w:rPr>
          <w:rFonts w:ascii="Liberation Serif Regular" w:eastAsia="Liberation Serif Regular" w:hAnsi="Liberation Serif Regular" w:cs="Liberation Serif Regular"/>
          <w:color w:val="24292F"/>
          <w:sz w:val="32"/>
        </w:rPr>
      </w:pPr>
    </w:p>
    <w:p>
      <w:pPr>
        <w:pStyle w:val="Subtitle"/>
        <w:rPr>
          <w:rFonts w:ascii="Liberation Serif Regular" w:eastAsia="Liberation Serif Regular" w:hAnsi="Liberation Serif Regular" w:cs="Liberation Serif Regular"/>
          <w:i w:val="false"/>
        </w:rPr>
      </w:pPr>
      <w:r/>
      <w:bookmarkStart w:id="44" w:name="_Tocodi3qdarjcvp"/>
      <w:r>
        <w:rPr>
          <w:rFonts w:ascii="Liberation Serif Regular" w:eastAsia="Liberation Serif Regular" w:hAnsi="Liberation Serif Regular" w:cs="Liberation Serif Regular"/>
          <w:i w:val="false"/>
          <w:sz w:val="32"/>
        </w:rPr>
        <w:t>7.2 Feature 2</w:t>
      </w:r>
      <w:bookmarkEnd w:id="44"/>
    </w:p>
    <w:p>
      <w:pPr>
        <w:rPr/>
      </w:pPr>
      <w:r>
        <w:rPr>
          <w:sz w:val="28"/>
        </w:rPr>
        <w:t>mail.py</w:t>
      </w:r>
    </w:p>
    <w:p>
      <w:pPr>
        <w:rPr>
          <w:sz w:val="28"/>
        </w:rPr>
      </w:pPr>
    </w:p>
    <w:p>
      <w:pPr>
        <w:pStyle w:val="Normal"/>
        <w:rPr>
          <w:sz w:val="28"/>
        </w:rPr>
      </w:pPr>
      <w:r>
        <w:rPr>
          <w:rFonts w:ascii="Roboto Regular" w:eastAsia="Roboto Regular" w:hAnsi="Roboto Regular" w:cs="Roboto Regular"/>
          <w:b w:val="false"/>
          <w:i w:val="false"/>
          <w:strike w:val="false"/>
          <w:color w:val="000000"/>
          <w:spacing w:val="0"/>
          <w:sz w:val="22"/>
          <w:u w:val="none"/>
          <w:shd w:fill="auto" w:val="clear" w:color="auto"/>
        </w:rPr>
        <w:t># importing libraries</w:t>
      </w:r>
    </w:p>
    <w:p>
      <w:pPr>
        <w:pStyle w:val="Normal"/>
        <w:rPr>
          <w:sz w:val="28"/>
        </w:rPr>
      </w:pPr>
      <w:r>
        <w:rPr>
          <w:rFonts w:ascii="Roboto Regular" w:eastAsia="Roboto Regular" w:hAnsi="Roboto Regular" w:cs="Roboto Regular"/>
          <w:b w:val="false"/>
          <w:i w:val="false"/>
          <w:strike w:val="false"/>
          <w:color w:val="000000"/>
          <w:spacing w:val="0"/>
          <w:sz w:val="22"/>
          <w:u w:val="none"/>
          <w:shd w:fill="auto" w:val="clear" w:color="auto"/>
        </w:rPr>
        <w:t>from flask import Flask</w:t>
      </w:r>
    </w:p>
    <w:p>
      <w:pPr>
        <w:pStyle w:val="Normal"/>
        <w:rPr>
          <w:sz w:val="28"/>
        </w:rPr>
      </w:pPr>
      <w:r>
        <w:rPr>
          <w:rFonts w:ascii="Roboto Regular" w:eastAsia="Roboto Regular" w:hAnsi="Roboto Regular" w:cs="Roboto Regular"/>
          <w:b w:val="false"/>
          <w:i w:val="false"/>
          <w:strike w:val="false"/>
          <w:color w:val="000000"/>
          <w:spacing w:val="0"/>
          <w:sz w:val="22"/>
          <w:u w:val="none"/>
          <w:shd w:fill="auto" w:val="clear" w:color="auto"/>
        </w:rPr>
        <w:t>from flask_mail import Mail, Message</w:t>
      </w:r>
    </w:p>
    <w:p>
      <w:pPr>
        <w:pStyle w:val="Normal"/>
        <w:rPr>
          <w:sz w:val="28"/>
        </w:rPr>
      </w:pP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app = Flask(__name__)</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mail = Mail(app)  # instantiate the mail class</w:t>
      </w:r>
    </w:p>
    <w:p>
      <w:pPr>
        <w:pStyle w:val="Normal"/>
        <w:rPr>
          <w:sz w:val="28"/>
        </w:rPr>
      </w:pP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configuration of mail</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app.config['MAIL_SERVER'] = 'smtp.gmail.com'</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app.config['MAIL_PORT'] = 465</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app.config['MAIL_USERNAME'] = 'sampletest685@gmail.com'</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app.config['MAIL_PASSWORD'] = 'hneucvnontsuwgpj'</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app.config['MAIL_USE_TLS'] = False</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app.config['MAIL_USE_SSL'] = True</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mail = Mail(app)</w:t>
      </w:r>
    </w:p>
    <w:p>
      <w:pPr>
        <w:pStyle w:val="Normal"/>
        <w:rPr>
          <w:sz w:val="28"/>
        </w:rPr>
      </w:pPr>
    </w:p>
    <w:p>
      <w:pPr>
        <w:pStyle w:val="Normal"/>
        <w:rPr>
          <w:sz w:val="28"/>
        </w:rPr>
      </w:pP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message object mapped to a particular URL ‘/’</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@app.route("/")</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def index():</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msg = Message(</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'Hello',</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sender='sampletest685@gmail.com',</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recipients=['priya5535@gmail.com']</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msg.body = 'Hello Flask message sent from Flask-Mail'</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mail.send(msg)</w:t>
      </w: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return 'Sent'</w:t>
      </w:r>
    </w:p>
    <w:p>
      <w:pPr>
        <w:pStyle w:val="Normal"/>
        <w:rPr>
          <w:sz w:val="28"/>
        </w:rPr>
      </w:pPr>
    </w:p>
    <w:p>
      <w:pPr>
        <w:pStyle w:val="Normal"/>
        <w:rPr>
          <w:sz w:val="28"/>
        </w:rPr>
      </w:pPr>
    </w:p>
    <w:p>
      <w:pPr>
        <w:pStyle w:val="Normal"/>
        <w:rPr>
          <w:sz w:val="28"/>
        </w:rPr>
      </w:pPr>
      <w:r>
        <w:rPr>
          <w:rFonts w:ascii="Roboto Regular" w:eastAsia="Roboto Regular" w:hAnsi="Roboto Regular" w:cs="Roboto Regular"/>
          <w:b w:val="false"/>
          <w:i w:val="false"/>
          <w:strike w:val="false"/>
          <w:color w:val="000000"/>
          <w:spacing w:val="0"/>
          <w:sz w:val="24"/>
          <w:u w:val="none"/>
          <w:shd w:fill="auto" w:val="clear" w:color="auto"/>
        </w:rPr>
        <w:t>if __name__ == '__main__':</w:t>
      </w:r>
    </w:p>
    <w:p>
      <w:pPr>
        <w:rPr>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app.run(debug=True)</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app.py</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from distutils.log import debug</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from sendgridmail import sendmail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from flask import Flask, render_template, request, redirect, url_for, session</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import ibm_db</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import re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import os</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from dotenv import load_dotenv</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load_dotenv()</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 = Flask(__name__)</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app.secret_key = 'a'</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conn = ibm_db.connect("DATABASE=bludb;HOSTNAME=fbd88901-ebdb-4a4f-a32e-</w:t>
      </w:r>
      <w:r>
        <w:rPr>
          <w:rFonts w:ascii="Roboto Regular" w:eastAsia="Roboto Regular" w:hAnsi="Roboto Regular" w:cs="Roboto Regular"/>
          <w:b w:val="false"/>
          <w:i w:val="false"/>
          <w:strike w:val="false"/>
          <w:color w:val="000000"/>
          <w:spacing w:val="0"/>
          <w:sz w:val="28"/>
          <w:u w:val="none"/>
          <w:shd w:fill="auto" w:val="clear" w:color="auto"/>
        </w:rPr>
        <w:t>9822b9fb237b.c1ogj3sd0tgtu0lqde00.databases.appdomain.cloud;PORT=32731;SECURITY=SSL;SSLServerCertificate=DigiCertGlobalRootCA.crt;UID=yys87370;PWD=J35NHAilIxej1m1d;",'','')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@app.route('/')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@app.route('/login')</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def login():</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render_template('login.html')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@app.route('/loginpage',methods=['GET', 'POST'])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def loginpage():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global userid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if request.method == 'POST'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username = request.form['username']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password = request.form['password']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sql = "SELECT * FROM donors WHERE username =? AND password=?"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stmt = ibm_db.prepare(conn, sql)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ibm_db.bind_param(stmt,1,username)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ibm_db.bind_param(stmt,2,password)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ibm_db.execute(stmt)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account = ibm_db.fetch_assoc(stmt)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print (account)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if account: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session['loggedin'] = True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session['id'] = account['USERNAME']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userid=  account['USERNAME']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session['username'] = account['USERNAME']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'Logged in successfully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sendmail(account['EMAIL'],'Plasma donor App login','You are successfully logged in!')</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redirect(url_for('dash'))</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else: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'Incorrect username / password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render_template('login.html', msg = msg)</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@app.route('/registration')</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def home():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render_template('register.html')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@app.route('/register',methods=['GET', 'POST'])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def register():</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if request.method == 'POST'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username = request.form['username']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email = request.form['email']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password = request.form['password']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phone = request.form['phone']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city = request.form['city']</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infect = request.form['infect']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blood = request.form['blood']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sql = "SELECT * FROM donors WHERE username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stmt = ibm_db.prepare(conn, sql)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ibm_db.bind_param(stmt,1,username)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ibm_db.execute(stmt)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account = ibm_db.fetch_assoc(stmt)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print(account)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if account: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'Account already exists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elif not re.match(r'[^@]+@[^@]+\.[^@]+', email):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'Invalid email address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elif not re.match(r'[A-Za-z0-9]+', 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'name must contain only characters and numbers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else: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insert_sql = "INSERT INTO  donors VALUES (?, ?, ?, ?, ?, ?,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prep_stmt = ibm_db.prepare(conn, insert_sql)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1, 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2, email)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3, password)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4, city)</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5, infect)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6, blood)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7, phone)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ibm_db.execute(prep_stmt)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'You have successfully registered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sendmail(email,'Plasma donor App Registration','You are successfully Registered {}!'.format(username))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elif request.method == 'POST':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'Please fill out the form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render_template('register.html', msg = msg)</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@app.route('/dashboard')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def dash():</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if session['loggedin'] == True: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sql = "SELECT COUNT(*), (SELECT COUNT(*) FROM DONORS WHERE blood= 'O Positive'), (SELECT COUNT(*) FROM DONORS WHERE blood='A Positive'), (SELECT COUNT(*) FROM DONORS WHERE blood='B Positive'), (SELECT COUNT(*) FROM DONORS WHERE blood='AB Positive'), (SELECT COUNT(*) FROM DONORS WHERE blood='O Negative'), (SELECT COUNT(*) FROM DONORS WHERE blood='A Negative'), (SELECT COUNT(*) FROM DONORS WHERE blood='B Negative'), (SELECT COUNT(*) FROM DONORS WHERE blood='AB Negative') FROM donors"</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stmt = ibm_db.prepare(conn, sql)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ibm_db.execute(stmt)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account = ibm_db.fetch_assoc(stmt)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print(account)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render_template('dashboard.html',b=account)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else: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'Please login!'</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render_template('login.html', msg = msg)</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@app.route('/requester')</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def requester():</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if session['loggedin'] == True: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render_template('request.html')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else: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msg = 'Please login!'</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render_template('login.html', msg = msg)</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@app.route('/requested',methods=['POST'])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def requested():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bloodgrp = request.form['bloodgrp']</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address = request.form['address']</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name=  request.form['name']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email=  request.form['email']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phone= request.form['phone']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insert_sql = "INSERT INTO  requested VALUES (?, ?, ?, ?,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prep_stmt = ibm_db.prepare(conn, insert_sql)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1, bloodgrp)</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2, address)</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3, name)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4, email)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ibm_db.bind_param(prep_stmt, 5, phone)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ibm_db.execute(prep_stmt)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sendmail(email,'Plasma donor App plasma request','Your request for plasma is recieved.')</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render_template('request.html', pred="Your request is sent to the concerned people.")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@app.route('/logout')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def logout():</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session.pop('loggedin', None)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session.pop('id', None)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session.pop('username', None)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return render_template('login.html')</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if __name__ == '__main__':</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app.run(host='0.0.0.0',debug='TRUE')</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rPr>
          <w:rFonts w:ascii="Roboto Regular" w:eastAsia="Roboto Regular" w:hAnsi="Roboto Regular" w:cs="Roboto Regular"/>
          <w:b w:val="false"/>
          <w:i w:val="false"/>
          <w:strike w:val="false"/>
          <w:color w:val="000000"/>
          <w:spacing w:val="0"/>
          <w:sz w:val="32"/>
          <w:u w:val="none"/>
          <w:shd w:fill="auto" w:val="clear" w:color="auto"/>
        </w:rPr>
      </w:pPr>
    </w:p>
    <w:p>
      <w:pPr>
        <w:pStyle w:val="Normal"/>
        <w:rPr>
          <w:rFonts w:ascii="Roboto Regular" w:eastAsia="Roboto Regular" w:hAnsi="Roboto Regular" w:cs="Roboto Regular"/>
          <w:b w:val="false"/>
          <w:i w:val="false"/>
          <w:strike w:val="false"/>
          <w:color w:val="000000"/>
          <w:spacing w:val="0"/>
          <w:sz w:val="32"/>
          <w:u w:val="none"/>
          <w:shd w:fill="auto" w:val="clear" w:color="auto"/>
        </w:rPr>
      </w:pPr>
    </w:p>
    <w:p>
      <w:pPr>
        <w:pStyle w:val="Subtitle"/>
        <w:rPr>
          <w:rFonts w:ascii="Liberation Serif Regular" w:eastAsia="Liberation Serif Regular" w:hAnsi="Liberation Serif Regular" w:cs="Liberation Serif Regular"/>
        </w:rPr>
      </w:pPr>
      <w:r/>
      <w:bookmarkStart w:id="45" w:name="_Tochiotii402wkq"/>
      <w:bookmarkEnd w:id="45"/>
    </w:p>
    <w:p>
      <w:pPr>
        <w:pStyle w:val="Heading2"/>
        <w:pBdr/>
        <w:jc w:val="center"/>
        <w:outlineLvl w:val="1"/>
        <w:rPr>
          <w:rFonts w:ascii="Liberation Serif Regular" w:eastAsia="Liberation Serif Regular" w:hAnsi="Liberation Serif Regular" w:cs="Liberation Serif Regular"/>
        </w:rPr>
      </w:pPr>
      <w:r/>
      <w:bookmarkStart w:id="46" w:name="_Tocd1uujjwoeo1p"/>
      <w:bookmarkEnd w:id="46"/>
      <w:r>
        <w:rPr>
          <w:rFonts w:ascii="Liberation Serif Regular" w:eastAsia="Liberation Serif Regular" w:hAnsi="Liberation Serif Regular" w:cs="Liberation Serif Regular"/>
          <w:sz w:val="32"/>
        </w:rPr>
        <w:t>CHAPTER 8</w:t>
      </w:r>
    </w:p>
    <w:p>
      <w:pPr>
        <w:pStyle w:val="Heading2"/>
        <w:pBdr/>
        <w:jc w:val="center"/>
        <w:outlineLvl w:val="1"/>
        <w:rPr>
          <w:rFonts w:ascii="Liberation Serif Regular" w:eastAsia="Liberation Serif Regular" w:hAnsi="Liberation Serif Regular" w:cs="Liberation Serif Regular"/>
        </w:rPr>
      </w:pPr>
      <w:r/>
      <w:bookmarkStart w:id="47" w:name="_Toc9ovan24yb7yr"/>
      <w:r>
        <w:rPr>
          <w:rFonts w:ascii="Liberation Serif Regular" w:eastAsia="Liberation Serif Regular" w:hAnsi="Liberation Serif Regular" w:cs="Liberation Serif Regular"/>
          <w:sz w:val="32"/>
        </w:rPr>
        <w:t xml:space="preserve"> TESTING</w:t>
      </w:r>
      <w:r/>
      <w:bookmarkStart w:id="48" w:name="_Toc9qf6ao9h6yqv"/>
      <w:bookmarkEnd w:id="48"/>
      <w:bookmarkEnd w:id="47"/>
    </w:p>
    <w:p>
      <w:pPr>
        <w:pStyle w:val="Subtitle"/>
        <w:rPr>
          <w:rFonts w:ascii="Liberation Serif Regular" w:eastAsia="Liberation Serif Regular" w:hAnsi="Liberation Serif Regular" w:cs="Liberation Serif Regular"/>
          <w:i w:val="false"/>
        </w:rPr>
      </w:pPr>
      <w:r/>
      <w:bookmarkStart w:id="49" w:name="_Toc6lh9o12gp2xh"/>
      <w:r>
        <w:rPr>
          <w:rFonts w:ascii="Liberation Serif Regular" w:eastAsia="Liberation Serif Regular" w:hAnsi="Liberation Serif Regular" w:cs="Liberation Serif Regular"/>
          <w:i w:val="false"/>
          <w:sz w:val="32"/>
        </w:rPr>
        <w:t>8.1 Test Cases</w:t>
      </w:r>
      <w:bookmarkEnd w:id="49"/>
    </w:p>
    <w:p>
      <w:pPr>
        <w:pBd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By filterig the blood group we can find the matching plasma donor for the patient and we can notify  both the donor and the receipient at the same time.</w:t>
      </w:r>
    </w:p>
    <w:p>
      <w:pPr>
        <w:pBdr/>
        <w:jc w:val="both"/>
        <w:rPr>
          <w:rFonts w:ascii="Liberation Serif Regular" w:eastAsia="Liberation Serif Regular" w:hAnsi="Liberation Serif Regular" w:cs="Liberation Serif Regular"/>
          <w:sz w:val="28"/>
        </w:rPr>
      </w:pPr>
    </w:p>
    <w:p>
      <w:pPr/>
    </w:p>
    <w:tbl>
      <w:tblPr>
        <w:tblStyle w:val="522338"/>
        <w:tblW w:w="9361" w:type="dxa"/>
        <w:tblInd w:w="0" w:type="dxa"/>
        <w:tblLayout w:type="fixed"/>
        <w:tblLook w:val="0600"/>
      </w:tblPr>
      <w:tblGrid>
        <w:gridCol w:w="1666"/>
        <w:gridCol w:w="6180"/>
        <w:gridCol w:w="1514"/>
      </w:tblGrid>
      <w:tr>
        <w:trPr>
          <w:trHeight w:val="825"/>
        </w:trPr>
        <w:tc>
          <w:tcPr>
            <w:tcW w:w="1666"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Bold" w:eastAsia="Roboto Bold" w:hAnsi="Roboto Bold" w:cs="Roboto Bold"/>
                <w:b w:val="true"/>
                <w:i w:val="false"/>
                <w:color w:val="000000"/>
                <w:spacing w:val="0"/>
                <w:sz w:val="22"/>
                <w:shd w:fill="auto" w:val="clear" w:color="auto"/>
              </w:rPr>
            </w:pPr>
            <w:r>
              <w:rPr>
                <w:rFonts w:ascii="Roboto Bold" w:eastAsia="Roboto Bold" w:hAnsi="Roboto Bold" w:cs="Roboto Bold"/>
                <w:b w:val="true"/>
                <w:i w:val="false"/>
                <w:strike w:val="false"/>
                <w:color w:val="000000"/>
                <w:spacing w:val="0"/>
                <w:sz w:val="22"/>
                <w:u w:val="none"/>
                <w:shd w:fill="auto" w:val="clear" w:color="auto"/>
              </w:rPr>
              <w:t>TEST CASE NO</w:t>
            </w:r>
          </w:p>
        </w:tc>
        <w:tc>
          <w:tcPr>
            <w:tcW w:w="6180"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Bold" w:eastAsia="Roboto Bold" w:hAnsi="Roboto Bold" w:cs="Roboto Bold"/>
                <w:b w:val="true"/>
                <w:i w:val="false"/>
                <w:color w:val="000000"/>
                <w:spacing w:val="0"/>
                <w:sz w:val="22"/>
                <w:shd w:fill="auto" w:val="clear" w:color="auto"/>
              </w:rPr>
            </w:pPr>
            <w:r>
              <w:rPr>
                <w:rFonts w:ascii="Roboto Bold" w:eastAsia="Roboto Bold" w:hAnsi="Roboto Bold" w:cs="Roboto Bold"/>
                <w:b w:val="true"/>
                <w:i w:val="false"/>
                <w:strike w:val="false"/>
                <w:color w:val="000000"/>
                <w:spacing w:val="0"/>
                <w:sz w:val="22"/>
                <w:u w:val="none"/>
                <w:shd w:fill="auto" w:val="clear" w:color="auto"/>
              </w:rPr>
              <w:t>TEST CASE SCENARIO</w:t>
            </w:r>
          </w:p>
        </w:tc>
        <w:tc>
          <w:tcPr>
            <w:tcW w:w="151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Bold" w:eastAsia="Roboto Bold" w:hAnsi="Roboto Bold" w:cs="Roboto Bold"/>
                <w:b w:val="true"/>
                <w:i w:val="false"/>
                <w:color w:val="000000"/>
                <w:spacing w:val="0"/>
                <w:sz w:val="22"/>
                <w:shd w:fill="auto" w:val="clear" w:color="auto"/>
              </w:rPr>
            </w:pPr>
            <w:r>
              <w:rPr>
                <w:rFonts w:ascii="Roboto Bold" w:eastAsia="Roboto Bold" w:hAnsi="Roboto Bold" w:cs="Roboto Bold"/>
                <w:b w:val="true"/>
                <w:i w:val="false"/>
                <w:strike w:val="false"/>
                <w:color w:val="000000"/>
                <w:spacing w:val="0"/>
                <w:sz w:val="22"/>
                <w:u w:val="none"/>
                <w:shd w:fill="auto" w:val="clear" w:color="auto"/>
              </w:rPr>
              <w:t>RESULT</w:t>
            </w:r>
          </w:p>
        </w:tc>
      </w:tr>
      <w:tr>
        <w:tc>
          <w:tcPr>
            <w:tcW w:w="1666"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w:t>
            </w:r>
          </w:p>
        </w:tc>
        <w:tc>
          <w:tcPr>
            <w:tcW w:w="6180"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Verify user is able to fill id and password and login to the website</w:t>
            </w:r>
          </w:p>
        </w:tc>
        <w:tc>
          <w:tcPr>
            <w:tcW w:w="151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Pass</w:t>
            </w:r>
          </w:p>
          <w:p>
            <w:pPr>
              <w:pStyle w:val="Normal"/>
              <w:bidi w:val="false"/>
              <w:spacing w:after="220"/>
              <w:rPr>
                <w:rFonts w:ascii="Roboto Regular" w:eastAsia="Roboto Regular" w:hAnsi="Roboto Regular" w:cs="Roboto Regular"/>
                <w:b w:val="false"/>
                <w:i w:val="false"/>
                <w:color w:val="000000"/>
                <w:spacing w:val="0"/>
                <w:sz w:val="22"/>
                <w:shd w:fill="auto" w:val="clear" w:color="auto"/>
              </w:rPr>
            </w:pPr>
          </w:p>
        </w:tc>
      </w:tr>
      <w:tr>
        <w:tc>
          <w:tcPr>
            <w:tcW w:w="1666"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w:t>
            </w:r>
          </w:p>
        </w:tc>
        <w:tc>
          <w:tcPr>
            <w:tcW w:w="6180"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Bold" w:eastAsia="Roboto Bold" w:hAnsi="Roboto Bold" w:cs="Roboto Bold"/>
                <w:b w:val="true"/>
                <w:i w:val="false"/>
                <w:color w:val="000000"/>
                <w:spacing w:val="0"/>
                <w:sz w:val="24"/>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Verify user has to fill the information</w:t>
            </w:r>
          </w:p>
        </w:tc>
        <w:tc>
          <w:tcPr>
            <w:tcW w:w="151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Pass</w:t>
            </w:r>
          </w:p>
          <w:p>
            <w:pPr>
              <w:pStyle w:val="Normal"/>
              <w:bidi w:val="false"/>
              <w:spacing w:after="220"/>
              <w:rPr>
                <w:rFonts w:ascii="Roboto Regular" w:eastAsia="Roboto Regular" w:hAnsi="Roboto Regular" w:cs="Roboto Regular"/>
                <w:b w:val="false"/>
                <w:i w:val="false"/>
                <w:color w:val="000000"/>
                <w:spacing w:val="0"/>
                <w:sz w:val="22"/>
                <w:shd w:fill="auto" w:val="clear" w:color="auto"/>
              </w:rPr>
            </w:pPr>
          </w:p>
        </w:tc>
      </w:tr>
      <w:tr>
        <w:tc>
          <w:tcPr>
            <w:tcW w:w="1666"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w:t>
            </w:r>
          </w:p>
        </w:tc>
        <w:tc>
          <w:tcPr>
            <w:tcW w:w="6180"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Verify</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user</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is</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able</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navigate</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from</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home</w:t>
            </w:r>
            <w:r>
              <w:rPr>
                <w:rFonts w:ascii="Roboto Regular" w:eastAsia="Roboto Regular" w:hAnsi="Roboto Regular" w:cs="Roboto Regular"/>
                <w:b w:val="false"/>
                <w:i w:val="false"/>
                <w:strike w:val="false"/>
                <w:color w:val="000000"/>
                <w:spacing w:val="-5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page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other</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pages?</w:t>
            </w:r>
          </w:p>
          <w:p>
            <w:pPr>
              <w:pStyle w:val="Normal"/>
              <w:bidi w:val="false"/>
              <w:spacing w:after="220"/>
              <w:rPr>
                <w:rFonts w:ascii="Roboto Regular" w:eastAsia="Roboto Regular" w:hAnsi="Roboto Regular" w:cs="Roboto Regular"/>
                <w:b w:val="false"/>
                <w:i w:val="false"/>
                <w:color w:val="000000"/>
                <w:spacing w:val="0"/>
                <w:sz w:val="22"/>
                <w:shd w:fill="auto" w:val="clear" w:color="auto"/>
              </w:rPr>
            </w:pPr>
          </w:p>
        </w:tc>
        <w:tc>
          <w:tcPr>
            <w:tcW w:w="151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Pass</w:t>
            </w:r>
          </w:p>
          <w:p>
            <w:pPr>
              <w:pStyle w:val="Normal"/>
              <w:bidi w:val="false"/>
              <w:spacing w:after="220"/>
              <w:rPr>
                <w:rFonts w:ascii="Roboto Regular" w:eastAsia="Roboto Regular" w:hAnsi="Roboto Regular" w:cs="Roboto Regular"/>
                <w:b w:val="false"/>
                <w:i w:val="false"/>
                <w:color w:val="000000"/>
                <w:spacing w:val="0"/>
                <w:sz w:val="22"/>
                <w:shd w:fill="auto" w:val="clear" w:color="auto"/>
              </w:rPr>
            </w:pPr>
          </w:p>
        </w:tc>
      </w:tr>
      <w:tr>
        <w:tc>
          <w:tcPr>
            <w:tcW w:w="1666"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w:t>
            </w:r>
          </w:p>
        </w:tc>
        <w:tc>
          <w:tcPr>
            <w:tcW w:w="6180"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Verify</w:t>
            </w:r>
            <w:r>
              <w:rPr>
                <w:rFonts w:ascii="Roboto Regular" w:eastAsia="Roboto Regular" w:hAnsi="Roboto Regular" w:cs="Roboto Regular"/>
                <w:b w:val="false"/>
                <w:i w:val="false"/>
                <w:strike w:val="false"/>
                <w:color w:val="000000"/>
                <w:spacing w:val="-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user</w:t>
            </w:r>
            <w:r>
              <w:rPr>
                <w:rFonts w:ascii="Roboto Regular" w:eastAsia="Roboto Regular" w:hAnsi="Roboto Regular" w:cs="Roboto Regular"/>
                <w:b w:val="false"/>
                <w:i w:val="false"/>
                <w:strike w:val="false"/>
                <w:color w:val="000000"/>
                <w:spacing w:val="-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is</w:t>
            </w:r>
            <w:r>
              <w:rPr>
                <w:rFonts w:ascii="Roboto Regular" w:eastAsia="Roboto Regular" w:hAnsi="Roboto Regular" w:cs="Roboto Regular"/>
                <w:b w:val="false"/>
                <w:i w:val="false"/>
                <w:strike w:val="false"/>
                <w:color w:val="000000"/>
                <w:spacing w:val="-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able</w:t>
            </w:r>
            <w:r>
              <w:rPr>
                <w:rFonts w:ascii="Roboto Regular" w:eastAsia="Roboto Regular" w:hAnsi="Roboto Regular" w:cs="Roboto Regular"/>
                <w:b w:val="false"/>
                <w:i w:val="false"/>
                <w:strike w:val="false"/>
                <w:color w:val="000000"/>
                <w:spacing w:val="-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get</w:t>
            </w:r>
            <w:r>
              <w:rPr>
                <w:rFonts w:ascii="Roboto Regular" w:eastAsia="Roboto Regular" w:hAnsi="Roboto Regular" w:cs="Roboto Regular"/>
                <w:b w:val="false"/>
                <w:i w:val="false"/>
                <w:strike w:val="false"/>
                <w:color w:val="000000"/>
                <w:spacing w:val="-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expected </w:t>
            </w:r>
            <w:r>
              <w:rPr>
                <w:rFonts w:ascii="Roboto Regular" w:eastAsia="Roboto Regular" w:hAnsi="Roboto Regular" w:cs="Roboto Regular"/>
                <w:b w:val="false"/>
                <w:i w:val="false"/>
                <w:strike w:val="false"/>
                <w:color w:val="000000"/>
                <w:spacing w:val="-5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results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accurately</w:t>
            </w:r>
          </w:p>
          <w:p>
            <w:pPr>
              <w:pStyle w:val="Normal"/>
              <w:bidi w:val="false"/>
              <w:spacing w:after="220"/>
              <w:rPr>
                <w:rFonts w:ascii="Roboto Bold" w:eastAsia="Roboto Bold" w:hAnsi="Roboto Bold" w:cs="Roboto Bold"/>
                <w:b w:val="true"/>
                <w:i w:val="false"/>
                <w:color w:val="000000"/>
                <w:spacing w:val="0"/>
                <w:sz w:val="24"/>
                <w:shd w:fill="auto" w:val="clear" w:color="auto"/>
              </w:rPr>
            </w:pPr>
          </w:p>
        </w:tc>
        <w:tc>
          <w:tcPr>
            <w:tcW w:w="151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Pass</w:t>
            </w:r>
          </w:p>
          <w:p>
            <w:pPr>
              <w:pStyle w:val="Normal"/>
              <w:bidi w:val="false"/>
              <w:spacing w:after="220"/>
              <w:rPr>
                <w:rFonts w:ascii="Roboto Regular" w:eastAsia="Roboto Regular" w:hAnsi="Roboto Regular" w:cs="Roboto Regular"/>
                <w:b w:val="false"/>
                <w:i w:val="false"/>
                <w:color w:val="000000"/>
                <w:spacing w:val="0"/>
                <w:sz w:val="22"/>
                <w:shd w:fill="auto" w:val="clear" w:color="auto"/>
              </w:rPr>
            </w:pPr>
          </w:p>
        </w:tc>
      </w:tr>
      <w:tr>
        <w:tc>
          <w:tcPr>
            <w:tcW w:w="1666"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spacing w:after="220"/>
              <w:rPr>
                <w:rFonts w:ascii="Roboto Regular" w:eastAsia="Roboto Regular" w:hAnsi="Roboto Regular" w:cs="Roboto Regular"/>
                <w:b w:val="false"/>
                <w:i w:val="false"/>
                <w:color w:val="000000"/>
                <w:spacing w:val="0"/>
                <w:sz w:val="22"/>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w:t>
            </w:r>
          </w:p>
        </w:tc>
        <w:tc>
          <w:tcPr>
            <w:tcW w:w="6180"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1"/>
                <w:sz w:val="22"/>
                <w:u w:val="none"/>
                <w:shd w:fill="auto" w:val="clear" w:color="auto"/>
              </w:rPr>
              <w:t>Verify</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information</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collected</w:t>
            </w:r>
            <w:r>
              <w:rPr>
                <w:rFonts w:ascii="Roboto Regular" w:eastAsia="Roboto Regular" w:hAnsi="Roboto Regular" w:cs="Roboto Regular"/>
                <w:b w:val="false"/>
                <w:i w:val="false"/>
                <w:strike w:val="false"/>
                <w:color w:val="000000"/>
                <w:spacing w:val="-1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page</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elements</w:t>
            </w:r>
          </w:p>
          <w:p>
            <w:pPr>
              <w:pStyle w:val="Normal"/>
              <w:bidi w:val="false"/>
              <w:spacing w:after="220"/>
              <w:rPr>
                <w:rFonts w:ascii="Roboto Bold" w:eastAsia="Roboto Bold" w:hAnsi="Roboto Bold" w:cs="Roboto Bold"/>
                <w:b w:val="true"/>
                <w:i w:val="false"/>
                <w:color w:val="000000"/>
                <w:spacing w:val="0"/>
                <w:sz w:val="24"/>
                <w:shd w:fill="auto" w:val="clear" w:color="auto"/>
              </w:rPr>
            </w:pPr>
          </w:p>
        </w:tc>
        <w:tc>
          <w:tcPr>
            <w:tcW w:w="151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Pass</w:t>
            </w:r>
          </w:p>
          <w:p>
            <w:pPr>
              <w:pStyle w:val="Normal"/>
              <w:bidi w:val="false"/>
              <w:spacing w:after="220"/>
              <w:rPr>
                <w:rFonts w:ascii="Roboto Regular" w:eastAsia="Roboto Regular" w:hAnsi="Roboto Regular" w:cs="Roboto Regular"/>
                <w:b w:val="false"/>
                <w:i w:val="false"/>
                <w:color w:val="000000"/>
                <w:spacing w:val="0"/>
                <w:sz w:val="22"/>
                <w:shd w:fill="auto" w:val="clear" w:color="auto"/>
              </w:rPr>
            </w:pPr>
          </w:p>
        </w:tc>
      </w:tr>
    </w:tbl>
    <w:p>
      <w:pPr>
        <w:pStyle w:val="Normal"/>
        <w:pBdr/>
        <w:jc w:val="both"/>
        <w:rPr>
          <w:rFonts w:ascii="Liberation Serif Regular" w:eastAsia="Liberation Serif Regular" w:hAnsi="Liberation Serif Regular" w:cs="Liberation Serif Regular"/>
          <w:sz w:val="28"/>
        </w:rPr>
      </w:pPr>
    </w:p>
    <w:p>
      <w:pPr>
        <w:pStyle w:val="Subtitle"/>
        <w:rPr>
          <w:rFonts w:ascii="Liberation Serif Regular" w:eastAsia="Liberation Serif Regular" w:hAnsi="Liberation Serif Regular" w:cs="Liberation Serif Regular"/>
        </w:rPr>
      </w:pPr>
      <w:r/>
      <w:bookmarkStart w:id="50" w:name="_Toc3jrlq32ddnt7"/>
      <w:r>
        <w:rPr>
          <w:rFonts w:ascii="Liberation Serif Regular" w:eastAsia="Liberation Serif Regular" w:hAnsi="Liberation Serif Regular" w:cs="Liberation Serif Regular"/>
          <w:i w:val="false"/>
          <w:sz w:val="32"/>
        </w:rPr>
        <w:t>8.2 User Acceptance Testing</w:t>
      </w:r>
    </w:p>
    <w:p>
      <w:pPr>
        <w:pStyle w:val="Subtitle"/>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 Purpose of Document</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Subtitle"/>
        <w:pBd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purpose of this document is to briefly explain the test coverage and open issues of the Plasma Donor Application project at the time of the release to User Acceptance Testing (UAT).</w:t>
      </w:r>
    </w:p>
    <w:p>
      <w:pPr/>
    </w:p>
    <w:tbl>
      <w:tblPr>
        <w:tblStyle w:val="144617"/>
        <w:tblW w:w="9105" w:type="dxa"/>
        <w:tblInd w:w="-43" w:type="dxa"/>
        <w:tblLayout w:type="fixed"/>
        <w:tblLook w:val="0600"/>
      </w:tblPr>
      <w:tblGrid>
        <w:gridCol w:w="2537"/>
        <w:gridCol w:w="1962"/>
        <w:gridCol w:w="1830"/>
        <w:gridCol w:w="1500"/>
        <w:gridCol w:w="1274"/>
      </w:tblGrid>
      <w:tr>
        <w:trPr>
          <w:trHeight w:val="673"/>
        </w:trPr>
        <w:tc>
          <w:tcPr>
            <w:tcW w:w="253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Section</w:t>
            </w:r>
          </w:p>
        </w:tc>
        <w:tc>
          <w:tcPr>
            <w:tcW w:w="1962"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Total</w:t>
            </w:r>
          </w:p>
          <w:p>
            <w:pPr>
              <w:pStyle w:val="Normal"/>
              <w:pBdr/>
              <w:bidi w:val="false"/>
              <w:spacing w:before="69"/>
              <w:jc w:val="center"/>
              <w:rPr>
                <w:rFonts w:ascii="Liberation Serif Regular" w:eastAsia="Liberation Serif Regular" w:hAnsi="Liberation Serif Regular" w:cs="Liberation Serif Regula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Cases</w:t>
            </w:r>
          </w:p>
        </w:tc>
        <w:tc>
          <w:tcPr>
            <w:tcW w:w="183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Not</w:t>
            </w:r>
            <w:r>
              <w:rPr>
                <w:rFonts w:ascii="Liberation Serif Bold" w:eastAsia="Liberation Serif Bold" w:hAnsi="Liberation Serif Bold" w:cs="Liberation Serif Bold"/>
                <w:b w:val="true"/>
                <w:i w:val="false"/>
                <w:strike w:val="false"/>
                <w:color w:val="000000"/>
                <w:spacing w:val="-11"/>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Tested</w:t>
            </w:r>
          </w:p>
        </w:tc>
        <w:tc>
          <w:tcPr>
            <w:tcW w:w="15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Fail</w:t>
            </w:r>
          </w:p>
        </w:tc>
        <w:tc>
          <w:tcPr>
            <w:tcW w:w="127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Pass</w:t>
            </w:r>
          </w:p>
        </w:tc>
      </w:tr>
      <w:tr>
        <w:trPr>
          <w:trHeight w:val="645"/>
        </w:trPr>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Engine</w:t>
            </w:r>
          </w:p>
        </w:tc>
        <w:tc>
          <w:tcPr>
            <w:tcW w:w="196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7</w:t>
            </w:r>
          </w:p>
        </w:tc>
        <w:tc>
          <w:tcPr>
            <w:tcW w:w="183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5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7</w:t>
            </w:r>
          </w:p>
        </w:tc>
      </w:tr>
      <w:tr>
        <w:trPr>
          <w:trHeight w:val="630"/>
        </w:trPr>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Client Application</w:t>
            </w:r>
          </w:p>
        </w:tc>
        <w:tc>
          <w:tcPr>
            <w:tcW w:w="196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51</w:t>
            </w:r>
          </w:p>
        </w:tc>
        <w:tc>
          <w:tcPr>
            <w:tcW w:w="183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5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2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51</w:t>
            </w:r>
          </w:p>
        </w:tc>
      </w:tr>
      <w:tr>
        <w:trPr>
          <w:trHeight w:val="615"/>
        </w:trPr>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Security</w:t>
            </w:r>
          </w:p>
        </w:tc>
        <w:tc>
          <w:tcPr>
            <w:tcW w:w="196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w:t>
            </w:r>
          </w:p>
        </w:tc>
        <w:tc>
          <w:tcPr>
            <w:tcW w:w="183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5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2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w:t>
            </w:r>
          </w:p>
        </w:tc>
      </w:tr>
      <w:tr>
        <w:trPr>
          <w:trHeight w:val="615"/>
        </w:trPr>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Outsource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Shipping</w:t>
            </w:r>
          </w:p>
        </w:tc>
        <w:tc>
          <w:tcPr>
            <w:tcW w:w="196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w:t>
            </w:r>
          </w:p>
        </w:tc>
        <w:tc>
          <w:tcPr>
            <w:tcW w:w="183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5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2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w:t>
            </w:r>
          </w:p>
        </w:tc>
      </w:tr>
      <w:tr>
        <w:trPr>
          <w:trHeight w:val="630"/>
        </w:trPr>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Exception</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Reporting</w:t>
            </w:r>
          </w:p>
        </w:tc>
        <w:tc>
          <w:tcPr>
            <w:tcW w:w="196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9</w:t>
            </w:r>
          </w:p>
        </w:tc>
        <w:tc>
          <w:tcPr>
            <w:tcW w:w="183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5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2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9</w:t>
            </w:r>
          </w:p>
        </w:tc>
      </w:tr>
      <w:tr>
        <w:trPr>
          <w:trHeight w:val="673"/>
        </w:trPr>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Final</w:t>
            </w:r>
            <w:r>
              <w:rPr>
                <w:rFonts w:ascii="Liberation Serif Regular" w:eastAsia="Liberation Serif Regular" w:hAnsi="Liberation Serif Regular" w:cs="Liberation Serif Regular"/>
                <w:b w:val="false"/>
                <w:i w:val="false"/>
                <w:strike w:val="false"/>
                <w:color w:val="000000"/>
                <w:spacing w:val="7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Report</w:t>
            </w:r>
          </w:p>
          <w:p>
            <w:pPr>
              <w:pStyle w:val="Normal"/>
              <w:pBdr/>
              <w:bidi w:val="false"/>
              <w:spacing w:before="69"/>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Output</w:t>
            </w:r>
          </w:p>
        </w:tc>
        <w:tc>
          <w:tcPr>
            <w:tcW w:w="196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83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5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2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w:t>
            </w:r>
          </w:p>
        </w:tc>
      </w:tr>
      <w:tr>
        <w:trPr>
          <w:trHeight w:val="585"/>
        </w:trPr>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Version</w:t>
            </w:r>
            <w:r>
              <w:rPr>
                <w:rFonts w:ascii="Liberation Serif Regular" w:eastAsia="Liberation Serif Regular" w:hAnsi="Liberation Serif Regular" w:cs="Liberation Serif Regular"/>
                <w:b w:val="false"/>
                <w:i w:val="false"/>
                <w:strike w:val="false"/>
                <w:color w:val="000000"/>
                <w:spacing w:val="-1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Control</w:t>
            </w:r>
          </w:p>
        </w:tc>
        <w:tc>
          <w:tcPr>
            <w:tcW w:w="196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w:t>
            </w:r>
          </w:p>
        </w:tc>
        <w:tc>
          <w:tcPr>
            <w:tcW w:w="183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5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0</w:t>
            </w:r>
          </w:p>
        </w:tc>
        <w:tc>
          <w:tcPr>
            <w:tcW w:w="12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center"/>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w:t>
            </w:r>
          </w:p>
        </w:tc>
      </w:tr>
    </w:tbl>
    <w:p>
      <w:pPr>
        <w:pStyle w:val="Normal"/>
        <w:pBdr/>
        <w:jc w:val="center"/>
        <w:rPr/>
      </w:pPr>
    </w:p>
    <w:p>
      <w:pPr>
        <w:pStyle w:val="Subtitle"/>
        <w:pBdr/>
        <w:jc w:val="both"/>
        <w:rPr>
          <w:rFonts w:ascii="Liberation Serif Regular" w:eastAsia="Liberation Serif Regular" w:hAnsi="Liberation Serif Regular" w:cs="Liberation Serif Regular"/>
        </w:rPr>
      </w:pPr>
    </w:p>
    <w:p>
      <w:pPr>
        <w:pStyle w:val="Subtitle"/>
        <w:pBdr/>
        <w:jc w:val="cente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bookmarkEnd w:id="50"/>
      <w:r/>
      <w:bookmarkStart w:id="51" w:name="_Tocxf1kwf93l58i"/>
      <w:r/>
      <w:bookmarkStart w:id="52" w:name="nzgt05a53kyg"/>
      <w:r>
        <w:rPr>
          <w:rFonts w:ascii="Liberation Serif Regular" w:eastAsia="Liberation Serif Regular" w:hAnsi="Liberation Serif Regular" w:cs="Liberation Serif Regular"/>
          <w:i w:val="false"/>
          <w:sz w:val="32"/>
        </w:rPr>
        <w:t>CHAPTER 9</w:t>
      </w:r>
      <w:bookmarkEnd w:id="51"/>
      <w:bookmarkEnd w:id="52"/>
    </w:p>
    <w:p>
      <w:pPr>
        <w:pStyle w:val="Heading2"/>
        <w:pBdr/>
        <w:jc w:val="center"/>
        <w:outlineLvl w:val="1"/>
        <w:rPr>
          <w:rFonts w:ascii="Liberation Serif Regular" w:eastAsia="Liberation Serif Regular" w:hAnsi="Liberation Serif Regular" w:cs="Liberation Serif Regular"/>
        </w:rPr>
      </w:pPr>
      <w:r/>
      <w:bookmarkStart w:id="53" w:name="_Tocw5fuhkzo9lre"/>
      <w:r>
        <w:rPr>
          <w:rFonts w:ascii="Liberation Serif Regular" w:eastAsia="Liberation Serif Regular" w:hAnsi="Liberation Serif Regular" w:cs="Liberation Serif Regular"/>
          <w:sz w:val="32"/>
        </w:rPr>
        <w:t xml:space="preserve"> RESULTS</w:t>
      </w:r>
      <w:r/>
      <w:bookmarkStart w:id="54" w:name="_Tocqloqxatblbd4"/>
      <w:bookmarkEnd w:id="54"/>
      <w:bookmarkEnd w:id="53"/>
    </w:p>
    <w:p>
      <w:pPr>
        <w:pStyle w:val="Subtitle"/>
        <w:rPr>
          <w:rFonts w:ascii="Liberation Serif Regular" w:eastAsia="Liberation Serif Regular" w:hAnsi="Liberation Serif Regular" w:cs="Liberation Serif Regular"/>
        </w:rPr>
      </w:pPr>
      <w:r/>
      <w:bookmarkStart w:id="55" w:name="_Tocves5wsnk4xaw"/>
      <w:r>
        <w:rPr>
          <w:rFonts w:ascii="Liberation Serif Regular" w:eastAsia="Liberation Serif Regular" w:hAnsi="Liberation Serif Regular" w:cs="Liberation Serif Regular"/>
          <w:i w:val="false"/>
          <w:sz w:val="32"/>
        </w:rPr>
        <w:t>9.1 Performance Metrics</w:t>
      </w:r>
      <w:bookmarkEnd w:id="55"/>
    </w:p>
    <w:p>
      <w:pPr>
        <w:pBd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2"/>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sz w:val="28"/>
        </w:rPr>
        <w:t>We are connecting the donor and receipient in a short period of time.Filtering the representive blood group donors and notifing the reeipient.It is also used to know the nearby ambulance services.</w:t>
      </w:r>
      <w:r>
        <w:rPr>
          <w:rFonts w:ascii="Liberation Serif Regular" w:eastAsia="Liberation Serif Regular" w:hAnsi="Liberation Serif Regular" w:cs="Liberation Serif Regular"/>
          <w:b w:val="false"/>
          <w:i w:val="false"/>
          <w:strike w:val="false"/>
          <w:color w:val="24292F"/>
          <w:spacing w:val="0"/>
          <w:sz w:val="28"/>
          <w:u w:val="none"/>
          <w:shd w:fill="FFFFFF" w:val="clear" w:color="auto"/>
        </w:rPr>
        <w:t>User can add Donors.User can Add Patients.User can search specifically for Donors.User can search specifically for Patients.User can add Edit Profile</w:t>
      </w:r>
    </w:p>
    <w:p>
      <w:pPr>
        <w:pStyle w:val="Heading2"/>
        <w:pBdr/>
        <w:jc w:val="center"/>
        <w:outlineLvl w:val="1"/>
        <w:rPr>
          <w:rFonts w:ascii="Liberation Serif Regular" w:eastAsia="Liberation Serif Regular" w:hAnsi="Liberation Serif Regular" w:cs="Liberation Serif Regular"/>
        </w:rPr>
      </w:pPr>
      <w:r/>
      <w:bookmarkStart w:id="56" w:name="_Toc1k041tjdknll"/>
      <w:r>
        <w:rPr>
          <w:rFonts w:ascii="Liberation Serif Regular" w:eastAsia="Liberation Serif Regular" w:hAnsi="Liberation Serif Regular" w:cs="Liberation Serif Regular"/>
          <w:sz w:val="32"/>
        </w:rPr>
        <w:t>CHAPTER 10</w:t>
      </w:r>
      <w:bookmarkEnd w:id="56"/>
    </w:p>
    <w:p>
      <w:pPr>
        <w:pStyle w:val="Heading2"/>
        <w:pBdr/>
        <w:jc w:val="center"/>
        <w:outlineLvl w:val="1"/>
        <w:rPr>
          <w:rFonts w:ascii="Liberation Serif Regular" w:eastAsia="Liberation Serif Regular" w:hAnsi="Liberation Serif Regular" w:cs="Liberation Serif Regular"/>
        </w:rPr>
      </w:pPr>
      <w:r/>
      <w:bookmarkStart w:id="57" w:name="_Tocuktguibr9kf2"/>
      <w:r>
        <w:rPr>
          <w:rFonts w:ascii="Liberation Serif Regular" w:eastAsia="Liberation Serif Regular" w:hAnsi="Liberation Serif Regular" w:cs="Liberation Serif Regular"/>
          <w:sz w:val="32"/>
        </w:rPr>
        <w:t xml:space="preserve"> ADVANTAGES &amp; DISADVANTAGES</w:t>
      </w:r>
      <w:r/>
      <w:bookmarkStart w:id="58" w:name="_Tocpi4gmyb1hy04"/>
      <w:bookmarkEnd w:id="58"/>
      <w:bookmarkEnd w:id="57"/>
    </w:p>
    <w:p>
      <w:pPr>
        <w:pStyle w:val="Subtitle"/>
        <w:rPr>
          <w:rFonts w:ascii="Liberation Serif Regular" w:eastAsia="Liberation Serif Regular" w:hAnsi="Liberation Serif Regular" w:cs="Liberation Serif Regular"/>
        </w:rPr>
      </w:pPr>
      <w:r/>
      <w:bookmarkStart w:id="59" w:name="_Toc3stwdzv6wxw2"/>
      <w:bookmarkEnd w:id="59"/>
    </w:p>
    <w:p>
      <w:pPr>
        <w:pStyle w:val="Normal"/>
        <w:numPr>
          <w:ilvl w:val="0"/>
          <w:numId w:val="15"/>
        </w:numPr>
        <w:pBdr/>
        <w:spacing w:after="0"/>
        <w:ind w:hanging="360" w:left="720"/>
        <w:jc w:val="both"/>
        <w:rPr>
          <w:rFonts w:ascii="Liberation Serif Regular" w:eastAsia="Liberation Serif Regular" w:hAnsi="Liberation Serif Regular" w:cs="Liberation Serif Regular"/>
          <w:sz w:val="20"/>
        </w:rPr>
      </w:pPr>
      <w:r>
        <w:rPr>
          <w:rFonts w:ascii="Liberation Serif Regular" w:eastAsia="Liberation Serif Regular" w:hAnsi="Liberation Serif Regular" w:cs="Liberation Serif Regular"/>
          <w:sz w:val="28"/>
        </w:rPr>
        <w:t>Blood Plasma Donations are used for slightly more specific purposes than a general blood donation.</w:t>
      </w:r>
    </w:p>
    <w:p>
      <w:pPr>
        <w:pStyle w:val="Normal"/>
        <w:numPr>
          <w:ilvl w:val="0"/>
          <w:numId w:val="15"/>
        </w:numPr>
        <w:pBdr/>
        <w:spacing w:after="0"/>
        <w:ind w:hanging="360" w:left="720"/>
        <w:jc w:val="both"/>
        <w:rPr>
          <w:rFonts w:ascii="Liberation Serif Regular" w:eastAsia="Liberation Serif Regular" w:hAnsi="Liberation Serif Regular" w:cs="Liberation Serif Regular"/>
          <w:sz w:val="20"/>
        </w:rPr>
      </w:pPr>
      <w:r>
        <w:rPr>
          <w:rFonts w:ascii="Liberation Serif Regular" w:eastAsia="Liberation Serif Regular" w:hAnsi="Liberation Serif Regular" w:cs="Liberation Serif Regular"/>
          <w:sz w:val="28"/>
        </w:rPr>
        <w:t xml:space="preserve"> Donated plasma can be frozen and stored for up to one year. </w:t>
      </w:r>
    </w:p>
    <w:p>
      <w:pPr>
        <w:pStyle w:val="Normal"/>
        <w:numPr>
          <w:ilvl w:val="0"/>
          <w:numId w:val="15"/>
        </w:numPr>
        <w:pBdr/>
        <w:spacing w:after="0"/>
        <w:ind w:hanging="360" w:left="720"/>
        <w:jc w:val="both"/>
        <w:rPr>
          <w:rFonts w:ascii="Liberation Serif Regular" w:eastAsia="Liberation Serif Regular" w:hAnsi="Liberation Serif Regular" w:cs="Liberation Serif Regular"/>
          <w:sz w:val="20"/>
        </w:rPr>
      </w:pPr>
      <w:r>
        <w:rPr>
          <w:rFonts w:ascii="Liberation Serif Regular" w:eastAsia="Liberation Serif Regular" w:hAnsi="Liberation Serif Regular" w:cs="Liberation Serif Regular"/>
          <w:sz w:val="28"/>
        </w:rPr>
        <w:t>Plasma transfusions are often lifesaving.</w:t>
      </w:r>
    </w:p>
    <w:p>
      <w:pPr>
        <w:pStyle w:val="Normal"/>
        <w:numPr>
          <w:ilvl w:val="0"/>
          <w:numId w:val="15"/>
        </w:numPr>
        <w:pBdr/>
        <w:spacing w:after="0"/>
        <w:ind w:hanging="360" w:left="720"/>
        <w:jc w:val="both"/>
        <w:rPr>
          <w:rFonts w:ascii="Liberation Serif Regular" w:eastAsia="Liberation Serif Regular" w:hAnsi="Liberation Serif Regular" w:cs="Liberation Serif Regular"/>
          <w:sz w:val="22"/>
        </w:rPr>
      </w:pPr>
      <w:r>
        <w:rPr>
          <w:rFonts w:ascii="Liberation Serif Regular" w:eastAsia="Liberation Serif Regular" w:hAnsi="Liberation Serif Regular" w:cs="Liberation Serif Regular"/>
          <w:sz w:val="28"/>
        </w:rPr>
        <w:t>By connecting donor and receipient ,people who are in need of plasma can get donor at the right time.</w:t>
      </w:r>
    </w:p>
    <w:p>
      <w:pPr>
        <w:pStyle w:val="Normal"/>
        <w:numPr>
          <w:ilvl w:val="0"/>
          <w:numId w:val="15"/>
        </w:numPr>
        <w:pBdr/>
        <w:spacing w:after="0"/>
        <w:ind w:hanging="360" w:left="720"/>
        <w:jc w:val="both"/>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It's a web-enabled project.</w:t>
      </w:r>
    </w:p>
    <w:p>
      <w:pPr>
        <w:pStyle w:val="Normal"/>
        <w:numPr>
          <w:ilvl w:val="0"/>
          <w:numId w:val="15"/>
        </w:numPr>
        <w:pBdr/>
        <w:spacing w:after="0"/>
        <w:ind w:hanging="360" w:left="720"/>
        <w:jc w:val="both"/>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project offers user to enter the data through simple and interactive forms. This is very helpful for the client to enter the desired information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through so much simplicity.</w:t>
      </w:r>
    </w:p>
    <w:p>
      <w:pPr>
        <w:pStyle w:val="Normal"/>
        <w:numPr>
          <w:ilvl w:val="0"/>
          <w:numId w:val="15"/>
        </w:numPr>
        <w:pBdr/>
        <w:spacing w:after="0"/>
        <w:ind w:hanging="360" w:left="720"/>
        <w:jc w:val="both"/>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Easier and faster data transfer through latest technology associated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with the computer and communication.</w:t>
      </w:r>
    </w:p>
    <w:p>
      <w:pPr>
        <w:pStyle w:val="Normal"/>
        <w:numPr>
          <w:ilvl w:val="0"/>
          <w:numId w:val="15"/>
        </w:numPr>
        <w:pBdr/>
        <w:spacing w:after="0"/>
        <w:ind w:hanging="360" w:left="720"/>
        <w:jc w:val="both"/>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Through these features it will increase the efficiency, accuracy and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transparency.</w:t>
      </w:r>
    </w:p>
    <w:p>
      <w:pPr>
        <w:ind w:hanging="0" w:left="0"/>
        <w:rPr>
          <w:rFonts w:ascii="Liberation Serif Regular" w:eastAsia="Liberation Serif Regular" w:hAnsi="Liberation Serif Regular" w:cs="Liberation Serif Regular"/>
        </w:rPr>
      </w:pPr>
    </w:p>
    <w:p>
      <w:pPr>
        <w:pStyle w:val="Subtitle"/>
        <w:rPr>
          <w:rFonts w:ascii="Liberation Serif Regular" w:eastAsia="Liberation Serif Regular" w:hAnsi="Liberation Serif Regular" w:cs="Liberation Serif Regular"/>
        </w:rPr>
      </w:pPr>
      <w:r/>
      <w:bookmarkStart w:id="60" w:name="_Toc1e0zkienda93"/>
      <w:r>
        <w:rPr>
          <w:rFonts w:ascii="Liberation Serif Regular" w:eastAsia="Liberation Serif Regular" w:hAnsi="Liberation Serif Regular" w:cs="Liberation Serif Regular"/>
          <w:i w:val="false"/>
          <w:sz w:val="32"/>
        </w:rPr>
        <w:t>Disadvantages:</w:t>
      </w:r>
      <w:bookmarkEnd w:id="60"/>
    </w:p>
    <w:p>
      <w:pPr>
        <w:numPr>
          <w:ilvl w:val="0"/>
          <w:numId w:val="6"/>
        </w:numPr>
        <w:pBdr/>
        <w:spacing w:after="0"/>
        <w:ind w:hanging="360" w:left="720"/>
        <w:jc w:val="both"/>
        <w:rPr>
          <w:rFonts w:ascii="Liberation Serif Regular" w:eastAsia="Liberation Serif Regular" w:hAnsi="Liberation Serif Regular" w:cs="Liberation Serif Regular"/>
          <w:sz w:val="22"/>
        </w:rPr>
      </w:pPr>
      <w:r>
        <w:rPr>
          <w:rFonts w:ascii="Liberation Serif Regular" w:eastAsia="Liberation Serif Regular" w:hAnsi="Liberation Serif Regular" w:cs="Liberation Serif Regular"/>
          <w:sz w:val="28"/>
        </w:rPr>
        <w:t>People in rural areas unable to connect to the donors easily due to network issues.</w:t>
      </w:r>
    </w:p>
    <w:p>
      <w:pPr>
        <w:numPr>
          <w:ilvl w:val="0"/>
          <w:numId w:val="6"/>
        </w:numPr>
        <w:pBdr/>
        <w:spacing w:after="0"/>
        <w:ind w:hanging="360" w:left="720"/>
        <w:jc w:val="both"/>
        <w:rPr>
          <w:rFonts w:ascii="Liberation Serif Regular" w:eastAsia="Liberation Serif Regular" w:hAnsi="Liberation Serif Regular" w:cs="Liberation Serif Regular"/>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Wrong inputs will affect the project outputs. </w:t>
      </w:r>
    </w:p>
    <w:p>
      <w:pPr>
        <w:numPr>
          <w:ilvl w:val="0"/>
          <w:numId w:val="6"/>
        </w:numPr>
        <w:pBdr/>
        <w:spacing w:after="0"/>
        <w:ind w:hanging="360" w:left="720"/>
        <w:jc w:val="both"/>
        <w:rPr>
          <w:rFonts w:ascii="Liberation Serif Regular" w:eastAsia="Liberation Serif Regular" w:hAnsi="Liberation Serif Regular" w:cs="Liberation Serif Regular"/>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Internet Connection is mandatory.</w:t>
      </w:r>
    </w:p>
    <w:p>
      <w:pPr>
        <w:pStyle w:val="Normal"/>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sz w:val="32"/>
        </w:rPr>
      </w:pPr>
      <w:r/>
      <w:bookmarkStart w:id="61" w:name="_Tocjs2h22terxci"/>
    </w:p>
    <w:p>
      <w:pPr>
        <w:pStyle w:val="Heading2"/>
        <w:pBdr/>
        <w:jc w:val="center"/>
        <w:outlineLvl w:val="1"/>
        <w:rPr>
          <w:rFonts w:ascii="Liberation Serif Regular" w:eastAsia="Liberation Serif Regular" w:hAnsi="Liberation Serif Regular" w:cs="Liberation Serif Regular"/>
        </w:rPr>
      </w:pPr>
      <w:r/>
      <w:bookmarkStart w:id="62" w:name="d0sxbvr4a2zo"/>
    </w:p>
    <w:p>
      <w:pPr>
        <w:pStyle w:val="Heading2"/>
        <w:pBdr/>
        <w:jc w:val="center"/>
        <w:outlineLvl w:val="1"/>
        <w:rPr>
          <w:rFonts w:ascii="Liberation Serif Regular" w:eastAsia="Liberation Serif Regular" w:hAnsi="Liberation Serif Regular" w:cs="Liberation Serif Regular"/>
          <w:sz w:val="32"/>
        </w:rPr>
      </w:pPr>
    </w:p>
    <w:p>
      <w:pPr>
        <w:pStyle w:val="Heading2"/>
        <w:pBdr/>
        <w:jc w:val="center"/>
        <w:outlineLvl w:val="1"/>
        <w:rPr>
          <w:rFonts w:ascii="Liberation Serif Regular" w:eastAsia="Liberation Serif Regular" w:hAnsi="Liberation Serif Regular" w:cs="Liberation Serif Regular"/>
          <w:sz w:val="32"/>
        </w:rPr>
      </w:pPr>
    </w:p>
    <w:p>
      <w:pPr>
        <w:pStyle w:val="Heading2"/>
        <w:pBdr/>
        <w:jc w:val="center"/>
        <w:outlineLvl w:val="1"/>
        <w:rPr>
          <w:rFonts w:ascii="Liberation Serif Regular" w:eastAsia="Liberation Serif Regular" w:hAnsi="Liberation Serif Regular" w:cs="Liberation Serif Regular"/>
          <w:sz w:val="32"/>
        </w:rPr>
      </w:pPr>
    </w:p>
    <w:p>
      <w:pPr>
        <w:pStyle w:val="Heading2"/>
        <w:pBdr/>
        <w:jc w:val="center"/>
        <w:outlineLvl w:val="1"/>
        <w:rPr>
          <w:rFonts w:ascii="Liberation Serif Regular" w:eastAsia="Liberation Serif Regular" w:hAnsi="Liberation Serif Regular" w:cs="Liberation Serif Regular"/>
          <w:sz w:val="32"/>
        </w:rPr>
      </w:pPr>
    </w:p>
    <w:p>
      <w:pPr>
        <w:pStyle w:val="Heading2"/>
        <w:pBdr/>
        <w:jc w:val="center"/>
        <w:outlineLvl w:val="1"/>
        <w:rPr>
          <w:rFonts w:ascii="Liberation Serif Regular" w:eastAsia="Liberation Serif Regular" w:hAnsi="Liberation Serif Regular" w:cs="Liberation Serif Regular"/>
          <w:sz w:val="32"/>
        </w:rPr>
      </w:pPr>
    </w:p>
    <w:p>
      <w:pPr>
        <w:pStyle w:val="Heading2"/>
        <w:pBdr/>
        <w:jc w:val="center"/>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32"/>
        </w:rPr>
        <w:t>CHAPTER 11</w:t>
      </w:r>
      <w:bookmarkEnd w:id="61"/>
      <w:bookmarkEnd w:id="62"/>
    </w:p>
    <w:p>
      <w:pPr>
        <w:pStyle w:val="Heading2"/>
        <w:pBdr/>
        <w:jc w:val="center"/>
        <w:outlineLvl w:val="1"/>
        <w:rPr>
          <w:rFonts w:ascii="Liberation Serif Regular" w:eastAsia="Liberation Serif Regular" w:hAnsi="Liberation Serif Regular" w:cs="Liberation Serif Regular"/>
        </w:rPr>
      </w:pPr>
      <w:r/>
      <w:bookmarkStart w:id="63" w:name="_Tocxba5r8p5g2g4"/>
      <w:r>
        <w:rPr>
          <w:rFonts w:ascii="Liberation Serif Regular" w:eastAsia="Liberation Serif Regular" w:hAnsi="Liberation Serif Regular" w:cs="Liberation Serif Regular"/>
          <w:sz w:val="32"/>
        </w:rPr>
        <w:t xml:space="preserve"> CONCLUSION</w:t>
      </w:r>
      <w:r/>
      <w:bookmarkStart w:id="64" w:name="_Toc2v68sm932se0"/>
      <w:bookmarkEnd w:id="64"/>
      <w:bookmarkEnd w:id="63"/>
    </w:p>
    <w:p>
      <w:pPr>
        <w:pStyle w:val="Normal"/>
        <w:pBdr/>
        <w:shd w:fill="FFFFFF" w:val="clear" w:color="auto"/>
        <w:bidi w:val="false"/>
        <w:spacing w:after="400" w:before="400"/>
        <w:jc w:val="both"/>
        <w:rPr>
          <w:rFonts w:ascii="Liberation Serif Regular" w:eastAsia="Liberation Serif Regular" w:hAnsi="Liberation Serif Regular" w:cs="Liberation Serif Regular"/>
          <w:color w:val="212121"/>
          <w:sz w:val="30"/>
        </w:rPr>
      </w:pPr>
      <w:r>
        <w:rPr>
          <w:rFonts w:ascii="Liberation Serif Regular" w:eastAsia="Liberation Serif Regular" w:hAnsi="Liberation Serif Regular" w:cs="Liberation Serif Regular"/>
          <w:b w:val="false"/>
          <w:i w:val="false"/>
          <w:strike w:val="false"/>
          <w:color w:val="212121"/>
          <w:spacing w:val="0"/>
          <w:sz w:val="28"/>
          <w:u w:val="none"/>
          <w:shd w:fill="FFFFFF" w:val="clear" w:color="auto"/>
        </w:rPr>
        <w:t>In recent days, it is noticed the increase in plasma request posts on social media such as Facebook, Twitter, and Instagram. Interestingly there are many people across the world interested in donating plasma when there is a need, but those donors don’t have an access to know about the plasma donation requests in their local area. This is because that there is no platform to connect local plasma donors with patients. This application solves the problem and creates a communication channel through authorized clinics whenever a patient needs plasma donation. It is a useful tool to find compatible blood donors who can receive plasma request posts in their local area. Clinics can use this web application to maintain the plasma donation activity. Collected data through this application can be used to analyse donations to requests rates in a local area to increase the awareness of people</w:t>
      </w:r>
      <w:r>
        <w:rPr>
          <w:rFonts w:ascii="Liberation Serif Regular" w:eastAsia="Liberation Serif Regular" w:hAnsi="Liberation Serif Regular" w:cs="Liberation Serif Regular"/>
          <w:i w:val="false"/>
          <w:sz w:val="28"/>
        </w:rPr>
        <w:t>Advantages:</w:t>
      </w:r>
      <w:r>
        <w:rPr>
          <w:rFonts w:ascii="Liberation Serif Regular" w:eastAsia="Liberation Serif Regular" w:hAnsi="Liberation Serif Regular" w:cs="Liberation Serif Regular"/>
          <w:b w:val="false"/>
          <w:i w:val="false"/>
          <w:strike w:val="false"/>
          <w:color w:val="212121"/>
          <w:spacing w:val="0"/>
          <w:sz w:val="28"/>
          <w:u w:val="none"/>
          <w:shd w:fill="FFFFFF" w:val="clear" w:color="auto"/>
        </w:rPr>
        <w:t xml:space="preserve"> by conducting donations camps.</w:t>
      </w:r>
    </w:p>
    <w:p>
      <w:pPr>
        <w:pStyle w:val="Normal"/>
        <w:pBdr/>
        <w:shd w:fill="FFFFFF" w:val="clear" w:color="auto"/>
        <w:bidi w:val="false"/>
        <w:spacing w:after="400" w:before="400"/>
        <w:jc w:val="both"/>
        <w:rPr>
          <w:rFonts w:ascii="Liberation Serif Regular" w:eastAsia="Liberation Serif Regular" w:hAnsi="Liberation Serif Regular" w:cs="Liberation Serif Regular"/>
          <w:color w:val="212121"/>
          <w:sz w:val="30"/>
        </w:rPr>
      </w:pPr>
      <w:r>
        <w:rPr>
          <w:rFonts w:ascii="Liberation Serif Regular" w:eastAsia="Liberation Serif Regular" w:hAnsi="Liberation Serif Regular" w:cs="Liberation Serif Regular"/>
          <w:b w:val="false"/>
          <w:i w:val="false"/>
          <w:strike w:val="false"/>
          <w:color w:val="212121"/>
          <w:spacing w:val="0"/>
          <w:sz w:val="28"/>
          <w:u w:val="none"/>
          <w:shd w:fill="FFFFFF" w:val="clear" w:color="auto"/>
        </w:rPr>
        <w:t>Plasma Donor Application can be developed to further improve user accessibility via integrating this application with various social networks application program interfaces (APIs). Consequently, users can login and sign up using various social networks. This would increase number of donors and enhances the process of plasma donation.</w:t>
      </w:r>
    </w:p>
    <w:p>
      <w:pPr>
        <w:pStyle w:val="Normal"/>
        <w:rPr>
          <w:rFonts w:ascii="Liberation Serif Regular" w:eastAsia="Liberation Serif Regular" w:hAnsi="Liberation Serif Regular" w:cs="Liberation Serif Regular"/>
        </w:rPr>
      </w:pPr>
    </w:p>
    <w:p>
      <w:pPr>
        <w:pStyle w:val="Heading2"/>
        <w:pBdr/>
        <w:jc w:val="center"/>
        <w:outlineLvl w:val="1"/>
        <w:rPr>
          <w:rFonts w:ascii="Liberation Serif Regular" w:eastAsia="Liberation Serif Regular" w:hAnsi="Liberation Serif Regular" w:cs="Liberation Serif Regular"/>
        </w:rPr>
      </w:pPr>
      <w:r/>
      <w:bookmarkStart w:id="65" w:name="_Tocx62058bug98e"/>
      <w:r>
        <w:rPr>
          <w:rFonts w:ascii="Liberation Serif Regular" w:eastAsia="Liberation Serif Regular" w:hAnsi="Liberation Serif Regular" w:cs="Liberation Serif Regular"/>
          <w:sz w:val="32"/>
        </w:rPr>
        <w:t>CHAPTER 12</w:t>
      </w:r>
      <w:bookmarkEnd w:id="65"/>
    </w:p>
    <w:p>
      <w:pPr>
        <w:pStyle w:val="Heading2"/>
        <w:pBdr/>
        <w:jc w:val="center"/>
        <w:outlineLvl w:val="1"/>
        <w:rPr>
          <w:rFonts w:ascii="Liberation Serif Regular" w:eastAsia="Liberation Serif Regular" w:hAnsi="Liberation Serif Regular" w:cs="Liberation Serif Regular"/>
        </w:rPr>
      </w:pPr>
      <w:r/>
      <w:bookmarkStart w:id="66" w:name="_Toc27kk9wshues5"/>
      <w:r>
        <w:rPr>
          <w:rFonts w:ascii="Liberation Serif Regular" w:eastAsia="Liberation Serif Regular" w:hAnsi="Liberation Serif Regular" w:cs="Liberation Serif Regular"/>
          <w:sz w:val="32"/>
        </w:rPr>
        <w:t xml:space="preserve"> FUTURE SCOPE</w:t>
      </w:r>
      <w:r/>
      <w:bookmarkStart w:id="67" w:name="_Tocaxb9bnvoqwob"/>
      <w:bookmarkEnd w:id="67"/>
      <w:bookmarkEnd w:id="66"/>
    </w:p>
    <w:p>
      <w:pPr>
        <w:pBdr/>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212121"/>
          <w:spacing w:val="0"/>
          <w:sz w:val="28"/>
          <w:u w:val="none"/>
          <w:shd w:fill="FFFFFF" w:val="clear" w:color="auto"/>
        </w:rPr>
        <w:t>User interface (UI) can be improved in future to accommodate global audience by supporting different languages across countries. Data scraping can be done from different social networks and can be shown in the PlasmaRequest Feeds. Appointments can be synchronized with Google and Outlook calendars for the ease of users.</w:t>
      </w:r>
    </w:p>
    <w:p>
      <w:pPr>
        <w:pStyle w:val="Normal"/>
        <w:rPr>
          <w:rFonts w:ascii="Liberation Serif Regular" w:eastAsia="Liberation Serif Regular" w:hAnsi="Liberation Serif Regular" w:cs="Liberation Serif Regular"/>
          <w:b w:val="false"/>
          <w:i w:val="false"/>
          <w:strike w:val="false"/>
          <w:color w:val="212121"/>
          <w:spacing w:val="0"/>
          <w:sz w:val="32"/>
          <w:u w:val="none"/>
          <w:shd w:fill="FFFFFF" w:val="clear" w:color="auto"/>
        </w:rPr>
      </w:pPr>
    </w:p>
    <w:p>
      <w:pPr>
        <w:pStyle w:val="Heading2"/>
        <w:pBdr/>
        <w:jc w:val="center"/>
        <w:outlineLvl w:val="1"/>
        <w:rPr>
          <w:rFonts w:ascii="Liberation Serif Regular" w:eastAsia="Liberation Serif Regular" w:hAnsi="Liberation Serif Regular" w:cs="Liberation Serif Regular"/>
        </w:rPr>
      </w:pPr>
      <w:r/>
      <w:bookmarkStart w:id="68" w:name="_Tocv178p5d8evty"/>
      <w:r>
        <w:rPr>
          <w:rFonts w:ascii="Liberation Serif Regular" w:eastAsia="Liberation Serif Regular" w:hAnsi="Liberation Serif Regular" w:cs="Liberation Serif Regular"/>
          <w:sz w:val="32"/>
        </w:rPr>
        <w:t>CHAPTER 13</w:t>
      </w:r>
      <w:bookmarkEnd w:id="68"/>
    </w:p>
    <w:p>
      <w:pPr>
        <w:pStyle w:val="Heading2"/>
        <w:pBdr/>
        <w:jc w:val="center"/>
        <w:outlineLvl w:val="1"/>
        <w:rPr>
          <w:rFonts w:ascii="Liberation Serif Regular" w:eastAsia="Liberation Serif Regular" w:hAnsi="Liberation Serif Regular" w:cs="Liberation Serif Regular"/>
        </w:rPr>
      </w:pPr>
      <w:r/>
      <w:bookmarkStart w:id="69" w:name="_Tocdgj9jt0oi1qs"/>
      <w:r>
        <w:rPr>
          <w:rFonts w:ascii="Liberation Serif Regular" w:eastAsia="Liberation Serif Regular" w:hAnsi="Liberation Serif Regular" w:cs="Liberation Serif Regular"/>
          <w:sz w:val="32"/>
        </w:rPr>
        <w:t xml:space="preserve"> APPENDIX</w:t>
      </w:r>
      <w:bookmarkEnd w:id="69"/>
    </w:p>
    <w:p>
      <w:pPr>
        <w:rPr>
          <w:rFonts w:ascii="Liberation Serif Bold" w:eastAsia="Liberation Serif Bold" w:hAnsi="Liberation Serif Bold" w:cs="Liberation Serif Bold"/>
          <w:b w:val="true"/>
          <w:i w:val="false"/>
          <w:sz w:val="32"/>
        </w:rPr>
      </w:pPr>
    </w:p>
    <w:p>
      <w:pPr>
        <w:pStyle w:val="Heading4"/>
        <w:outlineLvl w:val="3"/>
      </w:pPr>
      <w:r/>
      <w:bookmarkStart w:id="70" w:name="_Tocspgxes1wzlou"/>
      <w:bookmarkEnd w:id="70"/>
      <w:r>
        <w:rPr>
          <w:rFonts w:ascii="Liberation Serif Bold" w:eastAsia="Liberation Serif Bold" w:hAnsi="Liberation Serif Bold" w:cs="Liberation Serif Bold"/>
          <w:b w:val="true"/>
          <w:i w:val="false"/>
          <w:sz w:val="32"/>
        </w:rPr>
        <w:t>SOURCE CODE</w:t>
      </w:r>
    </w:p>
    <w:p>
      <w:pPr>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from distutils.log import debug</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from sendgridmail import sendmail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from flask import Flask, render_template, request, redirect, url_for, session</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import ibm_db</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import re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import os</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from dotenv import load_dotenv</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load_dotenv()</w:t>
      </w:r>
    </w:p>
    <w:p>
      <w:pPr>
        <w:pStyle w:val="Normal"/>
        <w:rPr/>
      </w:pP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 = Flask(__name__)</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app.secret_key = 'a'</w:t>
      </w:r>
    </w:p>
    <w:p>
      <w:pPr>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conn = ibm_db.connect("DATABASE=bludb;HOSTNAME=fbd88901-ebdb-4a4f-a32e-9822b9fb237b.c1ogj3sd0tgtu0lqde00.databases.appdomain.cloud;PORT=32731;SECURITY=SSL;SSLServerCertificate=DigiCertGlobalRootCA.crt;UID=yys87370;PWD=J35NHAilIxej1m1d;",'','')</w:t>
      </w:r>
    </w:p>
    <w:p>
      <w:pPr>
        <w:pStyle w:val="Normal"/>
        <w:rPr/>
      </w:pP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@app.route('/')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@app.route('/login')</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def login():</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render_template('login.html')</w:t>
      </w:r>
    </w:p>
    <w:p>
      <w:pPr>
        <w:pStyle w:val="Normal"/>
        <w:rPr/>
      </w:pP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@app.route('/loginpage',methods=['GET', 'POST'])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def loginpage():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global userid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request.method == 'POST'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username = request.form['username']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password = request.form['password']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sql = "SELECT * FROM donors WHERE username =? AND password=?"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stmt = ibm_db.prepare(conn, sql)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ibm_db.bind_param(stmt,1,username)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ibm_db.bind_param(stmt,2,password)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ibm_db.execute(stmt)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account = ibm_db.fetch_assoc(stmt)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print (account)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account: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session['loggedin'] = True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session['id'] = account['USERNAME']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userid=  account['USERNAME']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session['username'] = account['USERNAME']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'Logged in successfully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sendmail(account['EMAIL'],'Plasma donor App login','You are successfully logged in!')</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redirect(url_for('dash'))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'Incorrect username / password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render_template('login.html', msg = msg)</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@app.route('/registration')</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def home():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render_template('register.html')</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@app.route('/register',methods=['GET', 'POST'])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def register():</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request.method == 'POST'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username = request.form['username']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email = request.form['email']</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password = request.form['password']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phone = request.form['phone']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city = request.form['city']</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infect = request.form['infect']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blood = request.form['blood']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sql = "SELECT * FROM donors WHERE username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stmt = ibm_db.prepare(conn, sql)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ibm_db.bind_param(stmt,1,username)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ibm_db.execute(stmt)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account = ibm_db.fetch_assoc(stmt)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print(account)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account: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'Account already exists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elif not re.match(r'[^@]+@[^@]+\.[^@]+', email):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'Invalid email address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elif not re.match(r'[A-Za-z0-9]+', 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'name must contain only characters and numbers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insert_sql = "INSERT INTO  donors VALUES (?, ?, ?, ?, ?, ?,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prep_stmt = ibm_db.prepare(conn, insert_sql)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1, username)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2, email)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3, password)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4, city)</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5, infect)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6, blood)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7, phone)</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ibm_db.execute(prep_stmt)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'You have successfully registered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sendmail(email,'Plasma donor App Registration','You are successfully Registered {}!'.format(username))</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elif request.method == 'POST':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'Please fill out the form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render_template('register.html', msg = msg)</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@app.route('/dashboard')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def dash():</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session['loggedin'] == True: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sql = "SELECT COUNT(*), (SELECT COUNT(*) FROM DONORS WHERE blood= 'O Positive'), (SELECT COUNT(*) FROM DONORS WHERE blood='A Positive'), (SELECT COUNT(*) FROM DONORS WHERE blood='B Positive'), (SELECT COUNT(*) FROM DONORS WHERE blood='AB Positive'), (SELECT COUNT(*) FROM DONORS WHERE blood='O Negative'), (SELECT COUNT(*) FROM DONORS WHERE blood='A Negative'), (SELECT COUNT(*) FROM DONORS WHERE blood='B Negative'), (SELECT COUNT(*) FROM DONORS WHERE blood='AB Negative') FROM donors"</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stmt = ibm_db.prepare(conn, sql)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ibm_db.execute(stmt)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account = ibm_db.fetch_assoc(stmt)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print(account)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render_template('dashboard.html',b=account)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'Please login!'</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render_template('login.html', msg = msg)</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@app.route('/requester')</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def requester():</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if session['loggedin'] == True: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render_template('request.html')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msg = 'Please login!'</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render_template('login.html', msg = msg)</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@app.route('/requested',methods=['POST'])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def requested():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bloodgrp = request.form['bloodgrp']</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address = request.form['address']</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name=  request.form['name']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email=  request.form['email']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phone= request.form['phone']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insert_sql = "INSERT INTO  requested VALUES (?, ?, ?, ?, ?)"</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prep_stmt = ibm_db.prepare(conn, insert_sql)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1, bloodgrp)</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2, address)</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3, name)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4, email)</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ibm_db.bind_param(prep_stmt, 5, phone)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ibm_db.execute(prep_stmt)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sendmail(email,'Plasma donor App plasma request','Your request for plasma is recieved.')</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render_template('request.html', pred="Your request is sent to the concerned people.")</w:t>
      </w:r>
    </w:p>
    <w:p>
      <w:pPr>
        <w:pStyle w:val="Normal"/>
        <w:rPr/>
      </w:pP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@app.route('/logout')</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def logout():</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session.pop('loggedin', None)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session.pop('id', None)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session.pop('username', None)</w:t>
      </w: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render_template('login.html')</w:t>
      </w:r>
    </w:p>
    <w:p>
      <w:pPr>
        <w:pStyle w:val="Normal"/>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if __name__ == '__main__':</w:t>
      </w:r>
    </w:p>
    <w:p>
      <w:pPr>
        <w:rPr/>
      </w:pPr>
      <w:r>
        <w:rPr>
          <w:rFonts w:ascii="Roboto Regular" w:eastAsia="Roboto Regular" w:hAnsi="Roboto Regular" w:cs="Roboto Regular"/>
          <w:b w:val="false"/>
          <w:i w:val="false"/>
          <w:strike w:val="false"/>
          <w:color w:val="000000"/>
          <w:spacing w:val="0"/>
          <w:sz w:val="24"/>
          <w:u w:val="none"/>
          <w:shd w:fill="auto" w:val="clear" w:color="auto"/>
        </w:rPr>
        <w:t xml:space="preserve">   app.run(host='0.0.0.0',debug='TRUE')</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Heading3"/>
        <w:outlineLvl w:val="2"/>
      </w:pPr>
      <w:r/>
      <w:bookmarkStart w:id="71" w:name="_Toccxoxosx85lom"/>
      <w:bookmarkEnd w:id="71"/>
      <w:r>
        <w:rPr/>
        <w:t>GITHUP LINK:</w:t>
      </w:r>
    </w:p>
    <w:p>
      <w:pPr>
        <w:rPr/>
      </w:pPr>
    </w:p>
    <w:p>
      <w:pPr>
        <w:pStyle w:val="Normal"/>
        <w:rPr/>
      </w:pPr>
      <w:r>
        <w:rPr>
          <w:rFonts w:ascii="Roboto Regular" w:eastAsia="Roboto Regular" w:hAnsi="Roboto Regular" w:cs="Roboto Regular"/>
          <w:b w:val="false"/>
          <w:i w:val="false"/>
          <w:color w:val="0000FF"/>
          <w:spacing w:val="0"/>
          <w:sz w:val="28"/>
          <w:u w:val="single" w:color="0000ff"/>
          <w:shd w:fill="auto" w:val="clear" w:color="auto"/>
        </w:rPr>
        <w:fldChar w:fldCharType="begin"/>
        <w:instrText>HYPERLINK "https://github.com/IBM-EPBL/IBM-Project-41305-1660641135"</w:instrText>
        <w:fldChar w:fldCharType="separate"/>
        <w:t/>
      </w:r>
      <w:r>
        <w:rPr>
          <w:rFonts w:ascii="Roboto Regular" w:eastAsia="Roboto Regular" w:hAnsi="Roboto Regular" w:cs="Roboto Regular"/>
          <w:b w:val="false"/>
          <w:i w:val="false"/>
          <w:color w:val="0000FF"/>
          <w:spacing w:val="0"/>
          <w:sz w:val="28"/>
          <w:u w:val="single" w:color="0000ff"/>
          <w:shd w:fill="auto" w:val="clear" w:color="auto"/>
        </w:rPr>
        <w:t>https://github.com/IBM-EPBL/IBM-Project-41305-1660641135</w:t>
      </w:r>
      <w:r>
        <w:fldChar w:fldCharType="end"/>
      </w:r>
    </w:p>
    <w:p>
      <w:pPr>
        <w:rPr/>
      </w:pPr>
    </w:p>
    <w:p>
      <w:pPr>
        <w:pStyle w:val="Heading3"/>
        <w:outlineLvl w:val="2"/>
      </w:pPr>
      <w:r>
        <w:rPr/>
        <w:t xml:space="preserve">PROJECT </w:t>
      </w:r>
      <w:r/>
      <w:bookmarkStart w:id="72" w:name="_Toc1pn0n2bx0dvd"/>
      <w:bookmarkEnd w:id="72"/>
      <w:r>
        <w:rPr/>
        <w:t>DEMO LINK:</w:t>
      </w:r>
    </w:p>
    <w:p>
      <w:pPr>
        <w:pStyle w:val="Normal"/>
        <w:bidi w:val="false"/>
        <w:spacing w:after="220" w:before="220"/>
        <w:rPr>
          <w:color w:val="000000"/>
          <w:sz w:val="22"/>
        </w:rPr>
      </w:pPr>
    </w:p>
    <w:p>
      <w:pPr>
        <w:pStyle w:val="Normal"/>
        <w:rPr/>
      </w:pPr>
    </w:p>
    <w:p>
      <w:pPr>
        <w:pStyle w:val="Normal"/>
        <w:bidi w:val="false"/>
        <w:spacing w:after="220" w:before="220"/>
        <w:rPr>
          <w:color w:val="000000"/>
          <w:sz w:val="22"/>
        </w:rPr>
      </w:pPr>
      <w:r>
        <w:rPr/>
        <w:fldChar w:fldCharType="begin"/>
        <w:instrText>HYPERLINK "https://drive.google.com/file/d/1XH6H9XCw7s9XoXXPbiX2MQkpYjI7c2xJ/view"</w:instrText>
        <w:fldChar w:fldCharType="separate"/>
        <w:t/>
      </w:r>
      <w:r>
        <w:fldChar w:fldCharType="end"/>
      </w:r>
      <w:r>
        <w:drawing>
          <wp:inline distT="0" distR="0" distB="0" distL="0">
            <wp:extent cx="5934075" cy="39528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34075" cy="3952875"/>
                    </a:xfrm>
                    <a:prstGeom prst="rect">
                      <a:avLst/>
                    </a:prstGeom>
                  </pic:spPr>
                </pic:pic>
              </a:graphicData>
            </a:graphic>
          </wp:inline>
        </w:drawing>
      </w:r>
    </w:p>
    <w:p>
      <w:pPr>
        <w:rPr/>
      </w:pPr>
    </w:p>
    <w:p>
      <w:pPr>
        <w:pStyle w:val="Normal"/>
        <w:rPr/>
      </w:pPr>
    </w:p>
    <w:p>
      <w:pPr>
        <w:rPr/>
      </w:pPr>
    </w:p>
    <w:p>
      <w:pPr>
        <w:pStyle w:val="Normal"/>
        <w:rPr/>
      </w:pPr>
    </w:p>
    <w:p>
      <w:pPr>
        <w:pStyle w:val="Normal"/>
        <w:rPr/>
      </w:pPr>
    </w:p>
    <w:p>
      <w:pPr>
        <w:rPr/>
      </w:pPr>
    </w:p>
    <w:p>
      <w:pPr>
        <w:pStyle w:val="Normal"/>
        <w:rPr/>
      </w:pPr>
    </w:p>
    <w:sectPr>
      <w:headerReference r:id="rId16" w:type="default"/>
      <w:footerReference r:id="rId1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86b48d3-74a8-42f2-af07-ebed141475f7" w:fontKey="{00000000-0000-0000-0000-000000000000}" w:subsetted="0"/>
  </w:font>
  <w:font w:name="Liberation Serif Regular">
    <w:embedRegular r:id="rIdcff29d4f-fe83-4ad8-ae06-f717c96dcec2" w:fontKey="{00000000-0000-0000-0000-000000000000}" w:subsetted="0"/>
  </w:font>
  <w:font w:name="Liberation Serif Bold">
    <w:embedBold r:id="rId4af93ebc-9be1-4774-82b8-f1ee0dda0ca7" w:fontKey="{00000000-0000-0000-0000-000000000000}" w:subsetted="0"/>
  </w:font>
  <w:font w:name="Roboto Bold">
    <w:embedBold r:id="rId761b59dd-bef4-4fd0-93dc-f14bcbee4e8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598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15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94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00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31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17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48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66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55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81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26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55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55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87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7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70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74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74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76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55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24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66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59887"/>
  </w:num>
  <w:num w:numId="2">
    <w:abstractNumId w:val="731517"/>
  </w:num>
  <w:num w:numId="3">
    <w:abstractNumId w:val="249498"/>
  </w:num>
  <w:num w:numId="4">
    <w:abstractNumId w:val="950021"/>
  </w:num>
  <w:num w:numId="5">
    <w:abstractNumId w:val="783156"/>
  </w:num>
  <w:num w:numId="6">
    <w:abstractNumId w:val="731725"/>
  </w:num>
  <w:num w:numId="7">
    <w:abstractNumId w:val="844833"/>
  </w:num>
  <w:num w:numId="8">
    <w:abstractNumId w:val="866615"/>
  </w:num>
  <w:num w:numId="9">
    <w:abstractNumId w:val="545516"/>
  </w:num>
  <w:num w:numId="10">
    <w:abstractNumId w:val="148197"/>
  </w:num>
  <w:num w:numId="12">
    <w:abstractNumId w:val="902603"/>
  </w:num>
  <w:num w:numId="13">
    <w:abstractNumId w:val="645591"/>
  </w:num>
  <w:num w:numId="14">
    <w:abstractNumId w:val="615549"/>
  </w:num>
  <w:num w:numId="15">
    <w:abstractNumId w:val="698799"/>
  </w:num>
  <w:num w:numId="16">
    <w:abstractNumId w:val="59717"/>
  </w:num>
  <w:num w:numId="17">
    <w:abstractNumId w:val="887009"/>
  </w:num>
  <w:num w:numId="18">
    <w:abstractNumId w:val="757464"/>
  </w:num>
  <w:num w:numId="19">
    <w:abstractNumId w:val="107421"/>
  </w:num>
  <w:num w:numId="20">
    <w:abstractNumId w:val="307676"/>
  </w:num>
  <w:num w:numId="21">
    <w:abstractNumId w:val="325592"/>
  </w:num>
  <w:num w:numId="22">
    <w:abstractNumId w:val="302403"/>
  </w:num>
  <w:num w:numId="23">
    <w:abstractNumId w:val="14665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7350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9868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2487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0880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3744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18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017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2344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944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3596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2233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4461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af93ebc-9be1-4774-82b8-f1ee0dda0ca7" Target="fonts/liberationserifbold.ttf" Type="http://schemas.openxmlformats.org/officeDocument/2006/relationships/font"/>
<Relationship Id="rId586b48d3-74a8-42f2-af07-ebed141475f7" Target="fonts/robotoregular.ttf" Type="http://schemas.openxmlformats.org/officeDocument/2006/relationships/font"/>
<Relationship Id="rId761b59dd-bef4-4fd0-93dc-f14bcbee4e8f" Target="fonts/robotobold.ttf" Type="http://schemas.openxmlformats.org/officeDocument/2006/relationships/font"/>
<Relationship Id="rIdcff29d4f-fe83-4ad8-ae06-f717c96dcec2" Target="fonts/liberationserifregular.ttf" Type="http://schemas.openxmlformats.org/officeDocument/2006/relationships/font"/>
</Relationships>

</file>

<file path=word/theme/theme1.xml><?xml version="1.0" encoding="utf-8"?>
<a:theme xmlns:a="http://schemas.openxmlformats.org/drawingml/2006/main" name="166948055713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2022-11-26T16:35:57Z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